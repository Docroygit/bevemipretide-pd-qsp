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Supplementary Tables</w:t>
      </w:r>
    </w:p>
    <w:p>
      <w:pPr>
        <w:spacing w:after="240"/>
        <w:jc w:val="left"/>
      </w:pPr>
      <w:r>
        <w:rPr>
          <w:rFonts w:ascii="Times New Roman" w:hAnsi="Times New Roman"/>
          <w:b/>
          <w:i w:val="0"/>
          <w:sz w:val="26"/>
        </w:rPr>
        <w:t>Contents</w:t>
      </w:r>
    </w:p>
    <w:p>
      <w:pPr>
        <w:spacing w:after="160" w:before="40"/>
      </w:pPr>
      <w:r>
        <w:rPr>
          <w:rFonts w:ascii="Times New Roman" w:hAnsi="Times New Roman"/>
          <w:b/>
          <w:sz w:val="22"/>
        </w:rPr>
        <w:t xml:space="preserve">Table ST1. </w:t>
      </w:r>
      <w:r>
        <w:rPr>
          <w:rFonts w:ascii="Times New Roman" w:hAnsi="Times New Roman"/>
          <w:sz w:val="22"/>
        </w:rPr>
        <w:t>Complete model parameter set: values, sources, and evidence classification</w:t>
      </w:r>
    </w:p>
    <w:p>
      <w:pPr>
        <w:spacing w:after="160" w:before="40"/>
      </w:pPr>
      <w:r>
        <w:rPr>
          <w:rFonts w:ascii="Times New Roman" w:hAnsi="Times New Roman"/>
          <w:b/>
          <w:sz w:val="22"/>
        </w:rPr>
        <w:t xml:space="preserve">Table ST2. </w:t>
      </w:r>
      <w:r>
        <w:rPr>
          <w:rFonts w:ascii="Times New Roman" w:hAnsi="Times New Roman"/>
          <w:sz w:val="22"/>
        </w:rPr>
        <w:t xml:space="preserve">Virtual population parameter specifications </w:t>
      </w:r>
      <w:del w:id="90642" w:author="Claude (corrected analyses)" w:date="2026-09-23T12:00:00Z">
        <w:r>
          <w:rPr>
            <w:rFonts w:ascii="Times New Roman" w:hAnsi="Times New Roman"/>
            <w:sz w:val="22"/>
          </w:rPr>
          <w:delText xml:space="preserve">(N = 250/arm)</w:delText>
        </w:r>
      </w:del>
      <w:ins w:id="90643" w:author="Claude (corrected analyses)" w:date="2026-09-23T12:00:00Z">
        <w:r>
          <w:rPr>
            <w:rFonts w:ascii="Times New Roman" w:hAnsi="Times New Roman"/>
            <w:sz w:val="22"/>
          </w:rPr>
          <w:t xml:space="preserve">(n = 250 enrolled; four matched arms)</w:t>
        </w:r>
      </w:ins>
    </w:p>
    <w:p>
      <w:pPr>
        <w:spacing w:after="160" w:before="40"/>
      </w:pPr>
      <w:r>
        <w:rPr>
          <w:rFonts w:ascii="Times New Roman" w:hAnsi="Times New Roman"/>
          <w:b/>
          <w:sz w:val="22"/>
        </w:rPr>
        <w:t xml:space="preserve">Table ST3. </w:t>
      </w:r>
      <w:r>
        <w:rPr>
          <w:rFonts w:ascii="Times New Roman" w:hAnsi="Times New Roman"/>
          <w:sz w:val="22"/>
        </w:rPr>
        <w:t>Uncertainty quantification: bootstrap confidence intervals and parameter envelope</w:t>
      </w:r>
    </w:p>
    <w:p>
      <w:pPr>
        <w:spacing w:after="160" w:before="40"/>
      </w:pPr>
      <w:r>
        <w:rPr>
          <w:rFonts w:ascii="Times New Roman" w:hAnsi="Times New Roman"/>
          <w:b/>
          <w:sz w:val="22"/>
        </w:rPr>
        <w:t xml:space="preserve">Table ST4. </w:t>
      </w:r>
      <w:r>
        <w:rPr>
          <w:rFonts w:ascii="Times New Roman" w:hAnsi="Times New Roman"/>
          <w:sz w:val="22"/>
        </w:rPr>
        <w:t>Phased simulation: disease milestones and treatment delay analysis</w:t>
      </w:r>
    </w:p>
    <w:p>
      <w:pPr>
        <w:spacing w:after="160" w:before="40"/>
      </w:pPr>
      <w:r>
        <w:t xml:space="preserve">Table ST5. Complete QSP model equations, state variables, and inter-module coupling</w:t>
      </w:r>
    </w:p>
    <w:p>
      <w:pPr>
        <w:spacing w:before="240" w:after="80"/>
        <w:pageBreakBefore/>
        <w:keepNext/>
      </w:pPr>
      <w:r>
        <w:rPr>
          <w:rFonts w:ascii="Times New Roman" w:hAnsi="Times New Roman"/>
          <w:b/>
          <w:sz w:val="22"/>
        </w:rPr>
        <w:t>Table ST1. Complete model parameter set: values, sources, and evidence classification.</w:t>
      </w:r>
    </w:p>
    <w:p>
      <w:pPr>
        <w:spacing w:before="40" w:after="240"/>
      </w:pPr>
      <w:r>
        <w:rPr>
          <w:rFonts w:ascii="Times New Roman" w:hAnsi="Times New Roman"/>
          <w:i w:val="0"/>
          <w:sz w:val="18"/>
        </w:rPr>
        <w:t>All 90 parameters of the integrated 28-ODE model, classified by evidence type. Classification: Literature-derived = value taken from published experimental data with a verified citation; Estimated = fixed at a value chosen to satisfy a quantitative target but not part of the formal calibration sweep (e.g. steady-state matching); Calibrated = optimised during the systematic 4-stage calibration sweep (Section 2.2); Assumed = value set by biophysical or mathematical reasoning without a directly measured counterpart.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083"/>
        <w:gridCol w:w="913"/>
        <w:gridCol w:w="976"/>
        <w:gridCol w:w="2405"/>
        <w:gridCol w:w="1439"/>
        <w:gridCol w:w="1290"/>
      </w:tblGrid>
      <w:tr w:rsidR="00A775D0" w14:paraId="28816C1F" w14:textId="77777777">
        <w:trPr>
          <w:tblHeader/>
        </w:trPr>
        <w:tc>
          <w:tcPr>
            <w:tcW w:w="1496" w:type="dxa"/>
          </w:tcPr>
          <w:p w14:paraId="2B36ABF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w="1181" w:type="dxa"/>
          </w:tcPr>
          <w:p w14:paraId="6B6F642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  <w:tc>
          <w:tcPr>
            <w:tcW w:w="1024" w:type="dxa"/>
          </w:tcPr>
          <w:p w14:paraId="2B6285C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/>
                <w:sz w:val="18"/>
              </w:rPr>
              <w:t>Unit</w:t>
            </w:r>
          </w:p>
        </w:tc>
        <w:tc>
          <w:tcPr>
            <w:tcW w:w="1024" w:type="dxa"/>
          </w:tcPr>
          <w:p w14:paraId="7DB24FE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/>
                <w:sz w:val="18"/>
              </w:rPr>
              <w:t>Module</w:t>
            </w:r>
          </w:p>
        </w:tc>
        <w:tc>
          <w:tcPr>
            <w:tcW w:w="2677" w:type="dxa"/>
          </w:tcPr>
          <w:p w14:paraId="3CAFFE0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  <w:tc>
          <w:tcPr>
            <w:tcW w:w="1496" w:type="dxa"/>
          </w:tcPr>
          <w:p w14:paraId="46B1138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/>
                <w:sz w:val="18"/>
              </w:rPr>
              <w:t>Classification</w:t>
            </w:r>
          </w:p>
        </w:tc>
        <w:tc>
          <w:tcPr>
            <w:tcW w:w="1339" w:type="dxa"/>
          </w:tcPr>
          <w:p w14:paraId="1246283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/>
                <w:sz w:val="18"/>
              </w:rPr>
              <w:t>Reference</w:t>
            </w:r>
          </w:p>
        </w:tc>
      </w:tr>
      <w:tr w:rsidR="00A775D0" w14:paraId="2749C5BC" w14:textId="77777777">
        <w:tc>
          <w:tcPr>
            <w:tcW w:w="1496" w:type="dxa"/>
          </w:tcPr>
          <w:p w14:paraId="081DA63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CI_max</w:t>
            </w:r>
          </w:p>
        </w:tc>
        <w:tc>
          <w:tcPr>
            <w:tcW w:w="1181" w:type="dxa"/>
          </w:tcPr>
          <w:p w14:paraId="747DAA3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0.74</w:t>
            </w:r>
          </w:p>
        </w:tc>
        <w:tc>
          <w:tcPr>
            <w:tcW w:w="1024" w:type="dxa"/>
          </w:tcPr>
          <w:p w14:paraId="13F73EC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0F30CAB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Disease</w:t>
            </w:r>
          </w:p>
        </w:tc>
        <w:tc>
          <w:tcPr>
            <w:tcW w:w="2677" w:type="dxa"/>
          </w:tcPr>
          <w:p w14:paraId="5DDC8CB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Max CI repair target (PINK1/Parkin impairment)</w:t>
            </w:r>
          </w:p>
        </w:tc>
        <w:tc>
          <w:tcPr>
            <w:tcW w:w="1496" w:type="dxa"/>
          </w:tcPr>
          <w:p w14:paraId="710F2CF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Calibrated</w:t>
            </w:r>
          </w:p>
        </w:tc>
        <w:tc>
          <w:tcPr>
            <w:tcW w:w="1339" w:type="dxa"/>
          </w:tcPr>
          <w:p w14:paraId="6E3CA31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Calibration (Section 2.2)</w:t>
            </w:r>
          </w:p>
        </w:tc>
      </w:tr>
      <w:tr w:rsidR="00A775D0" w14:paraId="0FEDAA4F" w14:textId="77777777">
        <w:tc>
          <w:tcPr>
            <w:tcW w:w="1496" w:type="dxa"/>
          </w:tcPr>
          <w:p w14:paraId="5433741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α_clear</w:t>
            </w:r>
          </w:p>
        </w:tc>
        <w:tc>
          <w:tcPr>
            <w:tcW w:w="1181" w:type="dxa"/>
          </w:tcPr>
          <w:p w14:paraId="54F8A7E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0.25</w:t>
            </w:r>
          </w:p>
        </w:tc>
        <w:tc>
          <w:tcPr>
            <w:tcW w:w="1024" w:type="dxa"/>
          </w:tcPr>
          <w:p w14:paraId="624E798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7798E86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Disease</w:t>
            </w:r>
          </w:p>
        </w:tc>
        <w:tc>
          <w:tcPr>
            <w:tcW w:w="2677" w:type="dxa"/>
          </w:tcPr>
          <w:p w14:paraId="40180E9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aSyn clearance capacity (GBA/aging)</w:t>
            </w:r>
          </w:p>
        </w:tc>
        <w:tc>
          <w:tcPr>
            <w:tcW w:w="1496" w:type="dxa"/>
          </w:tcPr>
          <w:p w14:paraId="75F4444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Calibrated</w:t>
            </w:r>
          </w:p>
        </w:tc>
        <w:tc>
          <w:tcPr>
            <w:tcW w:w="1339" w:type="dxa"/>
          </w:tcPr>
          <w:p w14:paraId="36EBD24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Calibration (Section 2.2)</w:t>
            </w:r>
          </w:p>
        </w:tc>
      </w:tr>
      <w:tr w:rsidR="00A775D0" w14:paraId="0B1EC32E" w14:textId="77777777">
        <w:tc>
          <w:tcPr>
            <w:tcW w:w="1496" w:type="dxa"/>
          </w:tcPr>
          <w:p w14:paraId="2BAB4FFF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k_a</w:t>
            </w:r>
            <w:proofErr w:type="spellEnd"/>
          </w:p>
        </w:tc>
        <w:tc>
          <w:tcPr>
            <w:tcW w:w="1181" w:type="dxa"/>
          </w:tcPr>
          <w:p w14:paraId="6628C56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1.5</w:t>
            </w:r>
          </w:p>
        </w:tc>
        <w:tc>
          <w:tcPr>
            <w:tcW w:w="1024" w:type="dxa"/>
          </w:tcPr>
          <w:p w14:paraId="452AADA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1153DAD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M0</w:t>
            </w:r>
          </w:p>
        </w:tc>
        <w:tc>
          <w:tcPr>
            <w:tcW w:w="2677" w:type="dxa"/>
          </w:tcPr>
          <w:p w14:paraId="58FE824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SC absorption rate</w:t>
            </w:r>
          </w:p>
        </w:tc>
        <w:tc>
          <w:tcPr>
            <w:tcW w:w="1496" w:type="dxa"/>
          </w:tcPr>
          <w:p w14:paraId="36D7DAE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11F5508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[1]</w:t>
            </w:r>
          </w:p>
        </w:tc>
      </w:tr>
      <w:tr w:rsidR="00A775D0" w14:paraId="4B1F1E30" w14:textId="77777777">
        <w:tc>
          <w:tcPr>
            <w:tcW w:w="1496" w:type="dxa"/>
          </w:tcPr>
          <w:p w14:paraId="36326C6A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k_e,plasma</w:t>
            </w:r>
            <w:proofErr w:type="spellEnd"/>
          </w:p>
        </w:tc>
        <w:tc>
          <w:tcPr>
            <w:tcW w:w="1181" w:type="dxa"/>
          </w:tcPr>
          <w:p w14:paraId="4775FAE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0.231</w:t>
            </w:r>
          </w:p>
        </w:tc>
        <w:tc>
          <w:tcPr>
            <w:tcW w:w="1024" w:type="dxa"/>
          </w:tcPr>
          <w:p w14:paraId="1426FB9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368F500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M0</w:t>
            </w:r>
          </w:p>
        </w:tc>
        <w:tc>
          <w:tcPr>
            <w:tcW w:w="2677" w:type="dxa"/>
          </w:tcPr>
          <w:p w14:paraId="32FE443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Plasma elimination (t½ = 3.0 h)</w:t>
            </w:r>
          </w:p>
        </w:tc>
        <w:tc>
          <w:tcPr>
            <w:tcW w:w="1496" w:type="dxa"/>
          </w:tcPr>
          <w:p w14:paraId="5F8C78E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2B071E3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[2]</w:t>
            </w:r>
          </w:p>
        </w:tc>
      </w:tr>
      <w:tr w:rsidR="00A775D0" w14:paraId="780431EF" w14:textId="77777777">
        <w:tc>
          <w:tcPr>
            <w:tcW w:w="1496" w:type="dxa"/>
          </w:tcPr>
          <w:p w14:paraId="03D5FB19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k_mito_in</w:t>
            </w:r>
            <w:proofErr w:type="spellEnd"/>
          </w:p>
        </w:tc>
        <w:tc>
          <w:tcPr>
            <w:tcW w:w="1181" w:type="dxa"/>
          </w:tcPr>
          <w:p w14:paraId="430E918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0.50</w:t>
            </w:r>
          </w:p>
        </w:tc>
        <w:tc>
          <w:tcPr>
            <w:tcW w:w="1024" w:type="dxa"/>
          </w:tcPr>
          <w:p w14:paraId="20F1984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6F6C748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M0</w:t>
            </w:r>
          </w:p>
        </w:tc>
        <w:tc>
          <w:tcPr>
            <w:tcW w:w="2677" w:type="dxa"/>
          </w:tcPr>
          <w:p w14:paraId="2EC0100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Mitochondrial uptake</w:t>
            </w:r>
          </w:p>
        </w:tc>
        <w:tc>
          <w:tcPr>
            <w:tcW w:w="1496" w:type="dxa"/>
          </w:tcPr>
          <w:p w14:paraId="1932B4A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49485C2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[3]</w:t>
            </w:r>
          </w:p>
        </w:tc>
      </w:tr>
      <w:tr w:rsidR="00A775D0" w14:paraId="5F2C19E7" w14:textId="77777777">
        <w:tc>
          <w:tcPr>
            <w:tcW w:w="1496" w:type="dxa"/>
          </w:tcPr>
          <w:p w14:paraId="53FCA1FF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C_ref</w:t>
            </w:r>
            <w:proofErr w:type="spellEnd"/>
          </w:p>
        </w:tc>
        <w:tc>
          <w:tcPr>
            <w:tcW w:w="1181" w:type="dxa"/>
          </w:tcPr>
          <w:p w14:paraId="1DDF9D5D" w14:textId="77777777" w:rsidR="00A775D0" w:rsidRDefault="007F2873">
            <w:pPr>
              <w:spacing w:line="240" w:lineRule="auto"/>
            </w:pPr>
            <w:del w:id="90615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delText>4.43</w:delText>
              </w:r>
            </w:del>
            <w:ins w:id="90616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t xml:space="preserve">11.27</w:t>
              </w:r>
            </w:ins>
          </w:p>
        </w:tc>
        <w:tc>
          <w:tcPr>
            <w:tcW w:w="1024" w:type="dxa"/>
          </w:tcPr>
          <w:p w14:paraId="26A4B79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1823647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M0</w:t>
            </w:r>
          </w:p>
        </w:tc>
        <w:tc>
          <w:tcPr>
            <w:tcW w:w="2677" w:type="dxa"/>
          </w:tcPr>
          <w:p w14:paraId="20D2B9F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 xml:space="preserve">Reference mitochondrial </w:t>
            </w:r>
            <w:del w:id="90617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delText xml:space="preserve">concentration</w:delText>
              </w:r>
            </w:del>
            <w:ins w:id="90618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t xml:space="preserve">amount (exact steady-state mean, 5 mg kg⁻¹ daily)</w:t>
              </w:r>
            </w:ins>
          </w:p>
        </w:tc>
        <w:tc>
          <w:tcPr>
            <w:tcW w:w="1496" w:type="dxa"/>
          </w:tcPr>
          <w:p w14:paraId="4F353F87" w14:textId="77777777" w:rsidR="00A775D0" w:rsidRDefault="007F2873">
            <w:pPr>
              <w:spacing w:line="240" w:lineRule="auto"/>
            </w:pPr>
            <w:del w:id="90619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delText>Estimated</w:delText>
              </w:r>
            </w:del>
            <w:ins w:id="90620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t xml:space="preserve">Computed</w:t>
              </w:r>
            </w:ins>
          </w:p>
        </w:tc>
        <w:tc>
          <w:tcPr>
            <w:tcW w:w="1339" w:type="dxa"/>
          </w:tcPr>
          <w:p w14:paraId="48D2EF1D" w14:textId="77777777" w:rsidR="00A775D0" w:rsidRDefault="007F2873">
            <w:pPr>
              <w:spacing w:line="240" w:lineRule="auto"/>
            </w:pPr>
            <w:del w:id="90621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delText>5 mg kg⁻¹ SS</w:delText>
              </w:r>
            </w:del>
            <w:ins w:id="90622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t xml:space="preserve">Periodic PK solution</w:t>
              </w:r>
            </w:ins>
          </w:p>
        </w:tc>
      </w:tr>
      <w:tr w:rsidR="00A775D0" w14:paraId="68DF9CEC" w14:textId="77777777">
        <w:tc>
          <w:tcPr>
            <w:tcW w:w="1496" w:type="dxa"/>
          </w:tcPr>
          <w:p w14:paraId="39EAA21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k_12</w:t>
            </w:r>
          </w:p>
        </w:tc>
        <w:tc>
          <w:tcPr>
            <w:tcW w:w="1181" w:type="dxa"/>
          </w:tcPr>
          <w:p w14:paraId="7959FB4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0.30</w:t>
            </w:r>
          </w:p>
        </w:tc>
        <w:tc>
          <w:tcPr>
            <w:tcW w:w="1024" w:type="dxa"/>
          </w:tcPr>
          <w:p w14:paraId="0C0A2E0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7D94D55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M0</w:t>
            </w:r>
          </w:p>
        </w:tc>
        <w:tc>
          <w:tcPr>
            <w:tcW w:w="2677" w:type="dxa"/>
          </w:tcPr>
          <w:p w14:paraId="51C8CAFC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Central→peripheral</w:t>
            </w:r>
            <w:proofErr w:type="spellEnd"/>
            <w:r>
              <w:rPr>
                <w:rFonts w:ascii="Times New Roman" w:hAnsi="Times New Roman"/>
                <w:b w:val="0"/>
                <w:sz w:val="16"/>
              </w:rPr>
              <w:t xml:space="preserve"> distribution</w:t>
            </w:r>
          </w:p>
        </w:tc>
        <w:tc>
          <w:tcPr>
            <w:tcW w:w="1496" w:type="dxa"/>
          </w:tcPr>
          <w:p w14:paraId="1F200CE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2B9AB35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Standard two-compartment PK assumption</w:t>
            </w:r>
          </w:p>
        </w:tc>
      </w:tr>
      <w:tr w:rsidR="00A775D0" w14:paraId="0552474A" w14:textId="77777777">
        <w:tc>
          <w:tcPr>
            <w:tcW w:w="1496" w:type="dxa"/>
          </w:tcPr>
          <w:p w14:paraId="6593F50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k_21</w:t>
            </w:r>
          </w:p>
        </w:tc>
        <w:tc>
          <w:tcPr>
            <w:tcW w:w="1181" w:type="dxa"/>
          </w:tcPr>
          <w:p w14:paraId="782C11F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0.20</w:t>
            </w:r>
          </w:p>
        </w:tc>
        <w:tc>
          <w:tcPr>
            <w:tcW w:w="1024" w:type="dxa"/>
          </w:tcPr>
          <w:p w14:paraId="4DB922D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527984D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M0</w:t>
            </w:r>
          </w:p>
        </w:tc>
        <w:tc>
          <w:tcPr>
            <w:tcW w:w="2677" w:type="dxa"/>
          </w:tcPr>
          <w:p w14:paraId="1AEB036E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Peripheral→central</w:t>
            </w:r>
            <w:proofErr w:type="spellEnd"/>
            <w:r>
              <w:rPr>
                <w:rFonts w:ascii="Times New Roman" w:hAnsi="Times New Roman"/>
                <w:b w:val="0"/>
                <w:sz w:val="16"/>
              </w:rPr>
              <w:t xml:space="preserve"> redistribution</w:t>
            </w:r>
          </w:p>
        </w:tc>
        <w:tc>
          <w:tcPr>
            <w:tcW w:w="1496" w:type="dxa"/>
          </w:tcPr>
          <w:p w14:paraId="44EF511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2C0635F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Moderate tissue binding assumption</w:t>
            </w:r>
          </w:p>
        </w:tc>
      </w:tr>
      <w:tr w:rsidR="00A775D0" w14:paraId="402BB16E" w14:textId="77777777">
        <w:tc>
          <w:tcPr>
            <w:tcW w:w="1496" w:type="dxa"/>
          </w:tcPr>
          <w:p w14:paraId="40859895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k_brain_in</w:t>
            </w:r>
            <w:proofErr w:type="spellEnd"/>
          </w:p>
        </w:tc>
        <w:tc>
          <w:tcPr>
            <w:tcW w:w="1181" w:type="dxa"/>
          </w:tcPr>
          <w:p w14:paraId="603B568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0.040</w:t>
            </w:r>
          </w:p>
        </w:tc>
        <w:tc>
          <w:tcPr>
            <w:tcW w:w="1024" w:type="dxa"/>
          </w:tcPr>
          <w:p w14:paraId="5F73876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6E1E7F1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M0</w:t>
            </w:r>
          </w:p>
        </w:tc>
        <w:tc>
          <w:tcPr>
            <w:tcW w:w="2677" w:type="dxa"/>
          </w:tcPr>
          <w:p w14:paraId="22FF6FA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BBB penetration (</w:t>
            </w:r>
            <w:proofErr w:type="spellStart"/>
            <w:r>
              <w:rPr>
                <w:rFonts w:ascii="Times New Roman" w:hAnsi="Times New Roman"/>
                <w:b w:val="0"/>
                <w:sz w:val="16"/>
              </w:rPr>
              <w:t>plasma→brain</w:t>
            </w:r>
            <w:proofErr w:type="spellEnd"/>
            <w:r>
              <w:rPr>
                <w:rFonts w:ascii="Times New Roman" w:hAnsi="Times New Roman"/>
                <w:b w:val="0"/>
                <w:sz w:val="16"/>
              </w:rPr>
              <w:t>)</w:t>
            </w:r>
          </w:p>
        </w:tc>
        <w:tc>
          <w:tcPr>
            <w:tcW w:w="1496" w:type="dxa"/>
          </w:tcPr>
          <w:p w14:paraId="3C6C084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1787649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[2]</w:t>
            </w:r>
          </w:p>
        </w:tc>
      </w:tr>
      <w:tr w:rsidR="00A775D0" w14:paraId="3521BD1F" w14:textId="77777777">
        <w:tc>
          <w:tcPr>
            <w:tcW w:w="1496" w:type="dxa"/>
          </w:tcPr>
          <w:p w14:paraId="67428CFE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k_brain_out</w:t>
            </w:r>
            <w:proofErr w:type="spellEnd"/>
          </w:p>
        </w:tc>
        <w:tc>
          <w:tcPr>
            <w:tcW w:w="1181" w:type="dxa"/>
          </w:tcPr>
          <w:p w14:paraId="7F27E9C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0.016</w:t>
            </w:r>
          </w:p>
        </w:tc>
        <w:tc>
          <w:tcPr>
            <w:tcW w:w="1024" w:type="dxa"/>
          </w:tcPr>
          <w:p w14:paraId="39405AA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74E266B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M0</w:t>
            </w:r>
          </w:p>
        </w:tc>
        <w:tc>
          <w:tcPr>
            <w:tcW w:w="2677" w:type="dxa"/>
          </w:tcPr>
          <w:p w14:paraId="2C8CA26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Brain efflux</w:t>
            </w:r>
          </w:p>
        </w:tc>
        <w:tc>
          <w:tcPr>
            <w:tcW w:w="1496" w:type="dxa"/>
          </w:tcPr>
          <w:p w14:paraId="2A3FFEF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7424717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[2]</w:t>
            </w:r>
          </w:p>
        </w:tc>
      </w:tr>
      <w:tr w:rsidR="00A775D0" w14:paraId="7F5779D5" w14:textId="77777777">
        <w:tc>
          <w:tcPr>
            <w:tcW w:w="1496" w:type="dxa"/>
          </w:tcPr>
          <w:p w14:paraId="6A610E79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k_mito_out</w:t>
            </w:r>
            <w:proofErr w:type="spellEnd"/>
          </w:p>
        </w:tc>
        <w:tc>
          <w:tcPr>
            <w:tcW w:w="1181" w:type="dxa"/>
          </w:tcPr>
          <w:p w14:paraId="28752B5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w="1024" w:type="dxa"/>
          </w:tcPr>
          <w:p w14:paraId="320CC4A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2EE22EC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M0</w:t>
            </w:r>
          </w:p>
        </w:tc>
        <w:tc>
          <w:tcPr>
            <w:tcW w:w="2677" w:type="dxa"/>
          </w:tcPr>
          <w:p w14:paraId="3628C9B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Mitochondrial efflux</w:t>
            </w:r>
          </w:p>
        </w:tc>
        <w:tc>
          <w:tcPr>
            <w:tcW w:w="1496" w:type="dxa"/>
          </w:tcPr>
          <w:p w14:paraId="55CFCB1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1FAE5DF6" w14:textId="77777777" w:rsidR="00A775D0" w:rsidRPr="00C451AA" w:rsidRDefault="007F2873">
            <w:pPr>
              <w:spacing w:line="240" w:lineRule="auto"/>
              <w:rPr>
                <w:sz w:val="16"/>
                <w:szCs w:val="16"/>
              </w:rPr>
            </w:pPr>
            <w:r w:rsidRPr="00C451AA">
              <w:rPr>
                <w:rFonts w:ascii="Times New Roman" w:hAnsi="Times New Roman"/>
                <w:b w:val="0"/>
                <w:sz w:val="16"/>
                <w:szCs w:val="16"/>
              </w:rPr>
              <w:t>Slow CL dissociation; consistent with poster trough kinetics</w:t>
            </w:r>
          </w:p>
        </w:tc>
      </w:tr>
      <w:tr w:rsidR="00A775D0" w14:paraId="39E89119" w14:textId="77777777">
        <w:tc>
          <w:tcPr>
            <w:tcW w:w="1496" w:type="dxa"/>
          </w:tcPr>
          <w:p w14:paraId="59E9EDEB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Dose_norm</w:t>
            </w:r>
            <w:proofErr w:type="spellEnd"/>
          </w:p>
        </w:tc>
        <w:tc>
          <w:tcPr>
            <w:tcW w:w="1181" w:type="dxa"/>
          </w:tcPr>
          <w:p w14:paraId="7E592ED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dose/5.0</w:t>
            </w:r>
          </w:p>
        </w:tc>
        <w:tc>
          <w:tcPr>
            <w:tcW w:w="1024" w:type="dxa"/>
          </w:tcPr>
          <w:p w14:paraId="3E67634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1F58347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M0</w:t>
            </w:r>
          </w:p>
        </w:tc>
        <w:tc>
          <w:tcPr>
            <w:tcW w:w="2677" w:type="dxa"/>
          </w:tcPr>
          <w:p w14:paraId="15E2AB3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Normalised dose input</w:t>
            </w:r>
          </w:p>
        </w:tc>
        <w:tc>
          <w:tcPr>
            <w:tcW w:w="1496" w:type="dxa"/>
          </w:tcPr>
          <w:p w14:paraId="33CFA7A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405FE53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 w:rsidR="00A775D0" w14:paraId="05FE7251" w14:textId="77777777">
        <w:tc>
          <w:tcPr>
            <w:tcW w:w="1496" w:type="dxa"/>
          </w:tcPr>
          <w:p w14:paraId="2A132F12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k_ox</w:t>
            </w:r>
            <w:proofErr w:type="spellEnd"/>
          </w:p>
        </w:tc>
        <w:tc>
          <w:tcPr>
            <w:tcW w:w="1181" w:type="dxa"/>
          </w:tcPr>
          <w:p w14:paraId="3D0187D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w="1024" w:type="dxa"/>
          </w:tcPr>
          <w:p w14:paraId="7EC5868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7AC66B5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M1</w:t>
            </w:r>
          </w:p>
        </w:tc>
        <w:tc>
          <w:tcPr>
            <w:tcW w:w="2677" w:type="dxa"/>
          </w:tcPr>
          <w:p w14:paraId="2911C0E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ROS-driven CL oxidation</w:t>
            </w:r>
          </w:p>
        </w:tc>
        <w:tc>
          <w:tcPr>
            <w:tcW w:w="1496" w:type="dxa"/>
          </w:tcPr>
          <w:p w14:paraId="292229F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1EB0F6F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[4]</w:t>
            </w:r>
          </w:p>
        </w:tc>
      </w:tr>
      <w:tr w:rsidR="00A775D0" w14:paraId="52E15647" w14:textId="77777777">
        <w:tc>
          <w:tcPr>
            <w:tcW w:w="1496" w:type="dxa"/>
          </w:tcPr>
          <w:p w14:paraId="0D743D1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k_drug</w:t>
            </w:r>
          </w:p>
        </w:tc>
        <w:tc>
          <w:tcPr>
            <w:tcW w:w="1181" w:type="dxa"/>
          </w:tcPr>
          <w:p w14:paraId="3F58163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 xml:space="preserve">0.</w:t>
            </w:r>
            <w:del w:id="90623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delText xml:space="preserve">100</w:delText>
              </w:r>
            </w:del>
            <w:ins w:id="90624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t xml:space="preserve">2545</w:t>
              </w:r>
            </w:ins>
          </w:p>
        </w:tc>
        <w:tc>
          <w:tcPr>
            <w:tcW w:w="1024" w:type="dxa"/>
          </w:tcPr>
          <w:p w14:paraId="3157F4D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1657FDC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M1</w:t>
            </w:r>
          </w:p>
        </w:tc>
        <w:tc>
          <w:tcPr>
            <w:tcW w:w="2677" w:type="dxa"/>
          </w:tcPr>
          <w:p w14:paraId="48AF547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Drug-mediated CL_ox reduction</w:t>
            </w:r>
            <w:ins w:id="90625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t xml:space="preserve"> (equivalent to 0.100 with C_ref = 4.43)</w:t>
              </w:r>
            </w:ins>
          </w:p>
        </w:tc>
        <w:tc>
          <w:tcPr>
            <w:tcW w:w="1496" w:type="dxa"/>
          </w:tcPr>
          <w:p w14:paraId="09485AA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37C9C6E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[5]</w:t>
            </w:r>
          </w:p>
        </w:tc>
      </w:tr>
      <w:tr w:rsidR="00A775D0" w14:paraId="3E51E676" w14:textId="77777777">
        <w:tc>
          <w:tcPr>
            <w:tcW w:w="1496" w:type="dxa"/>
          </w:tcPr>
          <w:p w14:paraId="29B7B604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k_red</w:t>
            </w:r>
            <w:proofErr w:type="spellEnd"/>
          </w:p>
        </w:tc>
        <w:tc>
          <w:tcPr>
            <w:tcW w:w="1181" w:type="dxa"/>
          </w:tcPr>
          <w:p w14:paraId="07CE713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0.070</w:t>
            </w:r>
          </w:p>
        </w:tc>
        <w:tc>
          <w:tcPr>
            <w:tcW w:w="1024" w:type="dxa"/>
          </w:tcPr>
          <w:p w14:paraId="15DA734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7884F68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M1</w:t>
            </w:r>
          </w:p>
        </w:tc>
        <w:tc>
          <w:tcPr>
            <w:tcW w:w="2677" w:type="dxa"/>
          </w:tcPr>
          <w:p w14:paraId="1FF3934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Tafazzin-mediated CL remodelling</w:t>
            </w:r>
          </w:p>
        </w:tc>
        <w:tc>
          <w:tcPr>
            <w:tcW w:w="1496" w:type="dxa"/>
          </w:tcPr>
          <w:p w14:paraId="5E6607F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0B4DAF7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[4]</w:t>
            </w:r>
          </w:p>
        </w:tc>
      </w:tr>
      <w:tr w:rsidR="00A775D0" w14:paraId="0B1E74B4" w14:textId="77777777">
        <w:tc>
          <w:tcPr>
            <w:tcW w:w="1496" w:type="dxa"/>
          </w:tcPr>
          <w:p w14:paraId="67032278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k_syn_CL</w:t>
            </w:r>
            <w:proofErr w:type="spellEnd"/>
          </w:p>
        </w:tc>
        <w:tc>
          <w:tcPr>
            <w:tcW w:w="1181" w:type="dxa"/>
          </w:tcPr>
          <w:p w14:paraId="7E4E3B1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0.007</w:t>
            </w:r>
          </w:p>
        </w:tc>
        <w:tc>
          <w:tcPr>
            <w:tcW w:w="1024" w:type="dxa"/>
          </w:tcPr>
          <w:p w14:paraId="1A3EF2D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7BF6451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M1</w:t>
            </w:r>
          </w:p>
        </w:tc>
        <w:tc>
          <w:tcPr>
            <w:tcW w:w="2677" w:type="dxa"/>
          </w:tcPr>
          <w:p w14:paraId="31C6802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CL synthesis rate</w:t>
            </w:r>
          </w:p>
        </w:tc>
        <w:tc>
          <w:tcPr>
            <w:tcW w:w="1496" w:type="dxa"/>
          </w:tcPr>
          <w:p w14:paraId="272EC2D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47F4885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[4]</w:t>
            </w:r>
          </w:p>
        </w:tc>
      </w:tr>
      <w:tr w:rsidR="00A775D0" w14:paraId="1CFEBE8C" w14:textId="77777777">
        <w:tc>
          <w:tcPr>
            <w:tcW w:w="1496" w:type="dxa"/>
          </w:tcPr>
          <w:p w14:paraId="2A6FD8B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K_CL</w:t>
            </w:r>
          </w:p>
        </w:tc>
        <w:tc>
          <w:tcPr>
            <w:tcW w:w="1181" w:type="dxa"/>
          </w:tcPr>
          <w:p w14:paraId="1FDA78B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1.0</w:t>
            </w:r>
          </w:p>
        </w:tc>
        <w:tc>
          <w:tcPr>
            <w:tcW w:w="1024" w:type="dxa"/>
          </w:tcPr>
          <w:p w14:paraId="1B56DFB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6ED0A53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M1</w:t>
            </w:r>
          </w:p>
        </w:tc>
        <w:tc>
          <w:tcPr>
            <w:tcW w:w="2677" w:type="dxa"/>
          </w:tcPr>
          <w:p w14:paraId="555F7BA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 xml:space="preserve">CL synthesis </w:t>
            </w:r>
            <w:del w:id="90626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delText xml:space="preserve">saturation</w:delText>
              </w:r>
            </w:del>
            <w:ins w:id="90627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t xml:space="preserve">pool scale</w:t>
              </w:r>
            </w:ins>
          </w:p>
        </w:tc>
        <w:tc>
          <w:tcPr>
            <w:tcW w:w="1496" w:type="dxa"/>
          </w:tcPr>
          <w:p w14:paraId="4B18CBB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114B9E25" w14:textId="77777777" w:rsidR="00A775D0" w:rsidRDefault="007F2873">
            <w:pPr>
              <w:spacing w:line="240" w:lineRule="auto"/>
            </w:pPr>
            <w:del w:id="90628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delText xml:space="preserve">Michaelis-Menten</w:delText>
              </w:r>
            </w:del>
            <w:ins w:id="90629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t xml:space="preserve">Linear feedback</w:t>
              </w:r>
            </w:ins>
            <w:r>
              <w:rPr>
                <w:rFonts w:ascii="Times New Roman" w:hAnsi="Times New Roman"/>
                <w:b w:val="0"/>
                <w:sz w:val="16"/>
              </w:rPr>
              <w:t xml:space="preserve"> form</w:t>
            </w:r>
          </w:p>
        </w:tc>
      </w:tr>
      <w:tr w:rsidR="00A775D0" w14:paraId="248B05FC" w14:textId="77777777">
        <w:tc>
          <w:tcPr>
            <w:tcW w:w="1496" w:type="dxa"/>
          </w:tcPr>
          <w:p w14:paraId="73E0B0D0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k_ALCAT</w:t>
            </w:r>
            <w:proofErr w:type="spellEnd"/>
          </w:p>
        </w:tc>
        <w:tc>
          <w:tcPr>
            <w:tcW w:w="1181" w:type="dxa"/>
          </w:tcPr>
          <w:p w14:paraId="0DEBFEF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5.0</w:t>
            </w:r>
          </w:p>
        </w:tc>
        <w:tc>
          <w:tcPr>
            <w:tcW w:w="1024" w:type="dxa"/>
          </w:tcPr>
          <w:p w14:paraId="31A2319D" w14:textId="77777777" w:rsidR="00A775D0" w:rsidRDefault="007F2873">
            <w:pPr>
              <w:spacing w:line="240" w:lineRule="auto"/>
            </w:pPr>
            <w:del w:id="90630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delText>h⁻¹</w:delText>
              </w:r>
            </w:del>
            <w:ins w:id="90631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t xml:space="preserve">—</w:t>
              </w:r>
            </w:ins>
          </w:p>
        </w:tc>
        <w:tc>
          <w:tcPr>
            <w:tcW w:w="1024" w:type="dxa"/>
          </w:tcPr>
          <w:p w14:paraId="3656179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M1</w:t>
            </w:r>
          </w:p>
        </w:tc>
        <w:tc>
          <w:tcPr>
            <w:tcW w:w="2677" w:type="dxa"/>
          </w:tcPr>
          <w:p w14:paraId="1FD5027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ALCAT1-mediated oxidation</w:t>
            </w:r>
          </w:p>
        </w:tc>
        <w:tc>
          <w:tcPr>
            <w:tcW w:w="1496" w:type="dxa"/>
          </w:tcPr>
          <w:p w14:paraId="49CC183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35CA14C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[6]</w:t>
            </w:r>
          </w:p>
        </w:tc>
      </w:tr>
      <w:tr w:rsidR="00A775D0" w14:paraId="307A5398" w14:textId="77777777">
        <w:tc>
          <w:tcPr>
            <w:tcW w:w="1496" w:type="dxa"/>
          </w:tcPr>
          <w:p w14:paraId="04714E2C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k_aSyn_ox</w:t>
            </w:r>
            <w:proofErr w:type="spellEnd"/>
          </w:p>
        </w:tc>
        <w:tc>
          <w:tcPr>
            <w:tcW w:w="1181" w:type="dxa"/>
          </w:tcPr>
          <w:p w14:paraId="09D0954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w="1024" w:type="dxa"/>
          </w:tcPr>
          <w:p w14:paraId="21FA729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200C045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M1</w:t>
            </w:r>
          </w:p>
        </w:tc>
        <w:tc>
          <w:tcPr>
            <w:tcW w:w="2677" w:type="dxa"/>
          </w:tcPr>
          <w:p w14:paraId="080F81D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aSyn-driven CL oxidation</w:t>
            </w:r>
          </w:p>
        </w:tc>
        <w:tc>
          <w:tcPr>
            <w:tcW w:w="1496" w:type="dxa"/>
          </w:tcPr>
          <w:p w14:paraId="55F578E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452B7D7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[7]</w:t>
            </w:r>
          </w:p>
        </w:tc>
      </w:tr>
      <w:tr w:rsidR="00A775D0" w14:paraId="62DC1666" w14:textId="77777777">
        <w:tc>
          <w:tcPr>
            <w:tcW w:w="1496" w:type="dxa"/>
          </w:tcPr>
          <w:p w14:paraId="5FE5BB9E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k_degrad_ox</w:t>
            </w:r>
            <w:proofErr w:type="spellEnd"/>
          </w:p>
        </w:tc>
        <w:tc>
          <w:tcPr>
            <w:tcW w:w="1181" w:type="dxa"/>
          </w:tcPr>
          <w:p w14:paraId="0B5B8E9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w="1024" w:type="dxa"/>
          </w:tcPr>
          <w:p w14:paraId="527A09C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2ED6DA3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M1</w:t>
            </w:r>
          </w:p>
        </w:tc>
        <w:tc>
          <w:tcPr>
            <w:tcW w:w="2677" w:type="dxa"/>
          </w:tcPr>
          <w:p w14:paraId="037F04B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Oxidised CL degradation</w:t>
            </w:r>
          </w:p>
        </w:tc>
        <w:tc>
          <w:tcPr>
            <w:tcW w:w="1496" w:type="dxa"/>
          </w:tcPr>
          <w:p w14:paraId="3AE3CC6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5026281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First-order clearance</w:t>
            </w:r>
          </w:p>
        </w:tc>
      </w:tr>
      <w:tr w:rsidR="00A775D0" w14:paraId="322AA9F9" w14:textId="77777777">
        <w:tc>
          <w:tcPr>
            <w:tcW w:w="1496" w:type="dxa"/>
          </w:tcPr>
          <w:p w14:paraId="30543B6B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k_ext</w:t>
            </w:r>
            <w:proofErr w:type="spellEnd"/>
          </w:p>
        </w:tc>
        <w:tc>
          <w:tcPr>
            <w:tcW w:w="1181" w:type="dxa"/>
          </w:tcPr>
          <w:p w14:paraId="2A78551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0.001</w:t>
            </w:r>
          </w:p>
        </w:tc>
        <w:tc>
          <w:tcPr>
            <w:tcW w:w="1024" w:type="dxa"/>
          </w:tcPr>
          <w:p w14:paraId="6564DEF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69CAAFD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M1</w:t>
            </w:r>
          </w:p>
        </w:tc>
        <w:tc>
          <w:tcPr>
            <w:tcW w:w="2677" w:type="dxa"/>
          </w:tcPr>
          <w:p w14:paraId="1FC91D4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 xml:space="preserve">CL </w:t>
            </w:r>
            <w:proofErr w:type="spellStart"/>
            <w:r>
              <w:rPr>
                <w:rFonts w:ascii="Times New Roman" w:hAnsi="Times New Roman"/>
                <w:b w:val="0"/>
                <w:sz w:val="16"/>
              </w:rPr>
              <w:t>externalisation</w:t>
            </w:r>
            <w:proofErr w:type="spellEnd"/>
          </w:p>
        </w:tc>
        <w:tc>
          <w:tcPr>
            <w:tcW w:w="1496" w:type="dxa"/>
          </w:tcPr>
          <w:p w14:paraId="017519E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046F054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[8]</w:t>
            </w:r>
          </w:p>
        </w:tc>
      </w:tr>
      <w:tr w:rsidR="00A775D0" w14:paraId="351CE068" w14:textId="77777777">
        <w:tc>
          <w:tcPr>
            <w:tcW w:w="1496" w:type="dxa"/>
          </w:tcPr>
          <w:p w14:paraId="29C77C60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k_clear_ext_CL</w:t>
            </w:r>
            <w:proofErr w:type="spellEnd"/>
          </w:p>
        </w:tc>
        <w:tc>
          <w:tcPr>
            <w:tcW w:w="1181" w:type="dxa"/>
          </w:tcPr>
          <w:p w14:paraId="64FB2AE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w="1024" w:type="dxa"/>
          </w:tcPr>
          <w:p w14:paraId="12AAC99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3D03540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M1</w:t>
            </w:r>
          </w:p>
        </w:tc>
        <w:tc>
          <w:tcPr>
            <w:tcW w:w="2677" w:type="dxa"/>
          </w:tcPr>
          <w:p w14:paraId="43BC8683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Externalised</w:t>
            </w:r>
            <w:proofErr w:type="spellEnd"/>
            <w:r>
              <w:rPr>
                <w:rFonts w:ascii="Times New Roman" w:hAnsi="Times New Roman"/>
                <w:b w:val="0"/>
                <w:sz w:val="16"/>
              </w:rPr>
              <w:t xml:space="preserve"> CL clearance</w:t>
            </w:r>
          </w:p>
        </w:tc>
        <w:tc>
          <w:tcPr>
            <w:tcW w:w="1496" w:type="dxa"/>
          </w:tcPr>
          <w:p w14:paraId="328118D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1DA3EF3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Mitophagy signal</w:t>
            </w:r>
          </w:p>
        </w:tc>
      </w:tr>
      <w:tr w:rsidR="00A775D0" w14:paraId="0033467E" w14:textId="77777777">
        <w:tc>
          <w:tcPr>
            <w:tcW w:w="1496" w:type="dxa"/>
          </w:tcPr>
          <w:p w14:paraId="2FD9BDF0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k_act_A</w:t>
            </w:r>
            <w:proofErr w:type="spellEnd"/>
          </w:p>
        </w:tc>
        <w:tc>
          <w:tcPr>
            <w:tcW w:w="1181" w:type="dxa"/>
          </w:tcPr>
          <w:p w14:paraId="4F5876F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0.50</w:t>
            </w:r>
          </w:p>
        </w:tc>
        <w:tc>
          <w:tcPr>
            <w:tcW w:w="1024" w:type="dxa"/>
          </w:tcPr>
          <w:p w14:paraId="0FD8558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795591D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M1</w:t>
            </w:r>
          </w:p>
        </w:tc>
        <w:tc>
          <w:tcPr>
            <w:tcW w:w="2677" w:type="dxa"/>
          </w:tcPr>
          <w:p w14:paraId="62C93D6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ALCAT1 activation</w:t>
            </w:r>
          </w:p>
        </w:tc>
        <w:tc>
          <w:tcPr>
            <w:tcW w:w="1496" w:type="dxa"/>
          </w:tcPr>
          <w:p w14:paraId="5D46415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6B463A3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[6]</w:t>
            </w:r>
          </w:p>
        </w:tc>
      </w:tr>
      <w:tr w:rsidR="00A775D0" w14:paraId="64EAA5D7" w14:textId="77777777">
        <w:tc>
          <w:tcPr>
            <w:tcW w:w="1496" w:type="dxa"/>
          </w:tcPr>
          <w:p w14:paraId="4A23F769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k_deact_A</w:t>
            </w:r>
            <w:proofErr w:type="spellEnd"/>
          </w:p>
        </w:tc>
        <w:tc>
          <w:tcPr>
            <w:tcW w:w="1181" w:type="dxa"/>
          </w:tcPr>
          <w:p w14:paraId="60D7545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0.45</w:t>
            </w:r>
          </w:p>
        </w:tc>
        <w:tc>
          <w:tcPr>
            <w:tcW w:w="1024" w:type="dxa"/>
          </w:tcPr>
          <w:p w14:paraId="3FCC0DC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1239B2F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M1</w:t>
            </w:r>
          </w:p>
        </w:tc>
        <w:tc>
          <w:tcPr>
            <w:tcW w:w="2677" w:type="dxa"/>
          </w:tcPr>
          <w:p w14:paraId="4A9434A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ALCAT1 deactivation</w:t>
            </w:r>
          </w:p>
        </w:tc>
        <w:tc>
          <w:tcPr>
            <w:tcW w:w="1496" w:type="dxa"/>
          </w:tcPr>
          <w:p w14:paraId="32B4D2F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5E0E47F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[6]</w:t>
            </w:r>
          </w:p>
        </w:tc>
      </w:tr>
      <w:tr w:rsidR="00A775D0" w14:paraId="567EAE1A" w14:textId="77777777">
        <w:tc>
          <w:tcPr>
            <w:tcW w:w="1496" w:type="dxa"/>
          </w:tcPr>
          <w:p w14:paraId="18E91947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k_act_T</w:t>
            </w:r>
            <w:proofErr w:type="spellEnd"/>
          </w:p>
        </w:tc>
        <w:tc>
          <w:tcPr>
            <w:tcW w:w="1181" w:type="dxa"/>
          </w:tcPr>
          <w:p w14:paraId="417B690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0.50</w:t>
            </w:r>
          </w:p>
        </w:tc>
        <w:tc>
          <w:tcPr>
            <w:tcW w:w="1024" w:type="dxa"/>
          </w:tcPr>
          <w:p w14:paraId="3679CA4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7952B6B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M1</w:t>
            </w:r>
          </w:p>
        </w:tc>
        <w:tc>
          <w:tcPr>
            <w:tcW w:w="2677" w:type="dxa"/>
          </w:tcPr>
          <w:p w14:paraId="7539C83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Tafazzin activation</w:t>
            </w:r>
          </w:p>
        </w:tc>
        <w:tc>
          <w:tcPr>
            <w:tcW w:w="1496" w:type="dxa"/>
          </w:tcPr>
          <w:p w14:paraId="44C3493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12DD7FD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[4]</w:t>
            </w:r>
          </w:p>
        </w:tc>
      </w:tr>
      <w:tr w:rsidR="00A775D0" w14:paraId="68FFBFC8" w14:textId="77777777">
        <w:tc>
          <w:tcPr>
            <w:tcW w:w="1496" w:type="dxa"/>
          </w:tcPr>
          <w:p w14:paraId="54EA0877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k_deact_T</w:t>
            </w:r>
            <w:proofErr w:type="spellEnd"/>
          </w:p>
        </w:tc>
        <w:tc>
          <w:tcPr>
            <w:tcW w:w="1181" w:type="dxa"/>
          </w:tcPr>
          <w:p w14:paraId="3153A21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0.556</w:t>
            </w:r>
          </w:p>
        </w:tc>
        <w:tc>
          <w:tcPr>
            <w:tcW w:w="1024" w:type="dxa"/>
          </w:tcPr>
          <w:p w14:paraId="707DEC3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29DB41F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M1</w:t>
            </w:r>
          </w:p>
        </w:tc>
        <w:tc>
          <w:tcPr>
            <w:tcW w:w="2677" w:type="dxa"/>
          </w:tcPr>
          <w:p w14:paraId="5B7D4CC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Tafazzin deactivation</w:t>
            </w:r>
          </w:p>
        </w:tc>
        <w:tc>
          <w:tcPr>
            <w:tcW w:w="1496" w:type="dxa"/>
          </w:tcPr>
          <w:p w14:paraId="70F68DA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3DA473E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[4]</w:t>
            </w:r>
          </w:p>
        </w:tc>
      </w:tr>
      <w:tr w:rsidR="00A775D0" w14:paraId="03DB8C3E" w14:textId="77777777">
        <w:tc>
          <w:tcPr>
            <w:tcW w:w="1496" w:type="dxa"/>
          </w:tcPr>
          <w:p w14:paraId="366D4B7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k_agg</w:t>
            </w:r>
          </w:p>
        </w:tc>
        <w:tc>
          <w:tcPr>
            <w:tcW w:w="1181" w:type="dxa"/>
          </w:tcPr>
          <w:p w14:paraId="19F454E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0.009</w:t>
            </w:r>
          </w:p>
        </w:tc>
        <w:tc>
          <w:tcPr>
            <w:tcW w:w="1024" w:type="dxa"/>
          </w:tcPr>
          <w:p w14:paraId="4D6A828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0A1F4A7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M2</w:t>
            </w:r>
          </w:p>
        </w:tc>
        <w:tc>
          <w:tcPr>
            <w:tcW w:w="2677" w:type="dxa"/>
          </w:tcPr>
          <w:p w14:paraId="6D79937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Basal aSyn aggregation rate</w:t>
            </w:r>
          </w:p>
        </w:tc>
        <w:tc>
          <w:tcPr>
            <w:tcW w:w="1496" w:type="dxa"/>
          </w:tcPr>
          <w:p w14:paraId="6C1C532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15AF5EF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[9]</w:t>
            </w:r>
          </w:p>
        </w:tc>
      </w:tr>
      <w:tr w:rsidR="00A775D0" w14:paraId="2772827C" w14:textId="77777777">
        <w:tc>
          <w:tcPr>
            <w:tcW w:w="1496" w:type="dxa"/>
          </w:tcPr>
          <w:p w14:paraId="189FDDD3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lastRenderedPageBreak/>
              <w:t>k_clear</w:t>
            </w:r>
            <w:proofErr w:type="spellEnd"/>
          </w:p>
        </w:tc>
        <w:tc>
          <w:tcPr>
            <w:tcW w:w="1181" w:type="dxa"/>
          </w:tcPr>
          <w:p w14:paraId="480D9D1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0.241</w:t>
            </w:r>
          </w:p>
        </w:tc>
        <w:tc>
          <w:tcPr>
            <w:tcW w:w="1024" w:type="dxa"/>
          </w:tcPr>
          <w:p w14:paraId="4D4FCF4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09D077F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M2</w:t>
            </w:r>
          </w:p>
        </w:tc>
        <w:tc>
          <w:tcPr>
            <w:tcW w:w="2677" w:type="dxa"/>
          </w:tcPr>
          <w:p w14:paraId="1D96308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Oligomer clearance (autophagy/UPS)</w:t>
            </w:r>
          </w:p>
        </w:tc>
        <w:tc>
          <w:tcPr>
            <w:tcW w:w="1496" w:type="dxa"/>
          </w:tcPr>
          <w:p w14:paraId="25D01B3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3BB19A2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[10]</w:t>
            </w:r>
          </w:p>
        </w:tc>
      </w:tr>
      <w:tr w:rsidR="00A775D0" w14:paraId="2487B1F3" w14:textId="77777777">
        <w:tc>
          <w:tcPr>
            <w:tcW w:w="1496" w:type="dxa"/>
          </w:tcPr>
          <w:p w14:paraId="6F04A61C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k_ROS_agg</w:t>
            </w:r>
            <w:proofErr w:type="spellEnd"/>
          </w:p>
        </w:tc>
        <w:tc>
          <w:tcPr>
            <w:tcW w:w="1181" w:type="dxa"/>
          </w:tcPr>
          <w:p w14:paraId="206582E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2.0</w:t>
            </w:r>
          </w:p>
        </w:tc>
        <w:tc>
          <w:tcPr>
            <w:tcW w:w="1024" w:type="dxa"/>
          </w:tcPr>
          <w:p w14:paraId="715C703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024A286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M2</w:t>
            </w:r>
          </w:p>
        </w:tc>
        <w:tc>
          <w:tcPr>
            <w:tcW w:w="2677" w:type="dxa"/>
          </w:tcPr>
          <w:p w14:paraId="71FCCE4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ROS-enhanced aggregation sensitivity</w:t>
            </w:r>
          </w:p>
        </w:tc>
        <w:tc>
          <w:tcPr>
            <w:tcW w:w="1496" w:type="dxa"/>
          </w:tcPr>
          <w:p w14:paraId="0A81A7D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2B101F2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[11]</w:t>
            </w:r>
          </w:p>
        </w:tc>
      </w:tr>
      <w:tr w:rsidR="00A775D0" w14:paraId="5D35E55E" w14:textId="77777777">
        <w:tc>
          <w:tcPr>
            <w:tcW w:w="1496" w:type="dxa"/>
          </w:tcPr>
          <w:p w14:paraId="04C27326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k_syn_aSyn</w:t>
            </w:r>
            <w:proofErr w:type="spellEnd"/>
          </w:p>
        </w:tc>
        <w:tc>
          <w:tcPr>
            <w:tcW w:w="1181" w:type="dxa"/>
          </w:tcPr>
          <w:p w14:paraId="32C8314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0.50</w:t>
            </w:r>
          </w:p>
        </w:tc>
        <w:tc>
          <w:tcPr>
            <w:tcW w:w="1024" w:type="dxa"/>
          </w:tcPr>
          <w:p w14:paraId="45182F2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4BD6301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M2</w:t>
            </w:r>
          </w:p>
        </w:tc>
        <w:tc>
          <w:tcPr>
            <w:tcW w:w="2677" w:type="dxa"/>
          </w:tcPr>
          <w:p w14:paraId="72FF569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aSyn monomer synthesis</w:t>
            </w:r>
          </w:p>
        </w:tc>
        <w:tc>
          <w:tcPr>
            <w:tcW w:w="1496" w:type="dxa"/>
          </w:tcPr>
          <w:p w14:paraId="48A9CB3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34E5568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[12]</w:t>
            </w:r>
          </w:p>
        </w:tc>
      </w:tr>
      <w:tr w:rsidR="00A775D0" w14:paraId="46837B50" w14:textId="77777777">
        <w:tc>
          <w:tcPr>
            <w:tcW w:w="1496" w:type="dxa"/>
          </w:tcPr>
          <w:p w14:paraId="77AD1CF0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k_turn</w:t>
            </w:r>
            <w:proofErr w:type="spellEnd"/>
          </w:p>
        </w:tc>
        <w:tc>
          <w:tcPr>
            <w:tcW w:w="1181" w:type="dxa"/>
          </w:tcPr>
          <w:p w14:paraId="473C229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0.014</w:t>
            </w:r>
          </w:p>
        </w:tc>
        <w:tc>
          <w:tcPr>
            <w:tcW w:w="1024" w:type="dxa"/>
          </w:tcPr>
          <w:p w14:paraId="6906E66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48C29D9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M2</w:t>
            </w:r>
          </w:p>
        </w:tc>
        <w:tc>
          <w:tcPr>
            <w:tcW w:w="2677" w:type="dxa"/>
          </w:tcPr>
          <w:p w14:paraId="6D249A5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Monomer turnover</w:t>
            </w:r>
          </w:p>
        </w:tc>
        <w:tc>
          <w:tcPr>
            <w:tcW w:w="1496" w:type="dxa"/>
          </w:tcPr>
          <w:p w14:paraId="30412E4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4F99489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[12]</w:t>
            </w:r>
          </w:p>
        </w:tc>
      </w:tr>
      <w:tr w:rsidR="00A775D0" w14:paraId="33544A0F" w14:textId="77777777">
        <w:tc>
          <w:tcPr>
            <w:tcW w:w="1496" w:type="dxa"/>
          </w:tcPr>
          <w:p w14:paraId="3D1E8275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k_CL_loss</w:t>
            </w:r>
            <w:proofErr w:type="spellEnd"/>
          </w:p>
        </w:tc>
        <w:tc>
          <w:tcPr>
            <w:tcW w:w="1181" w:type="dxa"/>
          </w:tcPr>
          <w:p w14:paraId="567F868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5.0</w:t>
            </w:r>
          </w:p>
        </w:tc>
        <w:tc>
          <w:tcPr>
            <w:tcW w:w="1024" w:type="dxa"/>
          </w:tcPr>
          <w:p w14:paraId="7559334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7A10E7C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M2</w:t>
            </w:r>
          </w:p>
        </w:tc>
        <w:tc>
          <w:tcPr>
            <w:tcW w:w="2677" w:type="dxa"/>
          </w:tcPr>
          <w:p w14:paraId="7598DE7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CL-loss seeding sensitivity</w:t>
            </w:r>
          </w:p>
        </w:tc>
        <w:tc>
          <w:tcPr>
            <w:tcW w:w="1496" w:type="dxa"/>
          </w:tcPr>
          <w:p w14:paraId="049B49F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5471F86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[13]</w:t>
            </w:r>
          </w:p>
        </w:tc>
      </w:tr>
      <w:tr w:rsidR="00A775D0" w14:paraId="702347EF" w14:textId="77777777">
        <w:tc>
          <w:tcPr>
            <w:tcW w:w="1496" w:type="dxa"/>
          </w:tcPr>
          <w:p w14:paraId="43AA00D5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k_seed_CL</w:t>
            </w:r>
            <w:proofErr w:type="spellEnd"/>
          </w:p>
        </w:tc>
        <w:tc>
          <w:tcPr>
            <w:tcW w:w="1181" w:type="dxa"/>
          </w:tcPr>
          <w:p w14:paraId="6BEECDF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1.0</w:t>
            </w:r>
          </w:p>
        </w:tc>
        <w:tc>
          <w:tcPr>
            <w:tcW w:w="1024" w:type="dxa"/>
          </w:tcPr>
          <w:p w14:paraId="436117E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7EDE231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M2</w:t>
            </w:r>
          </w:p>
        </w:tc>
        <w:tc>
          <w:tcPr>
            <w:tcW w:w="2677" w:type="dxa"/>
          </w:tcPr>
          <w:p w14:paraId="2AF65D4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CL_ext seeding coefficient</w:t>
            </w:r>
          </w:p>
        </w:tc>
        <w:tc>
          <w:tcPr>
            <w:tcW w:w="1496" w:type="dxa"/>
          </w:tcPr>
          <w:p w14:paraId="4865B1A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005C4DD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[8]</w:t>
            </w:r>
          </w:p>
        </w:tc>
      </w:tr>
      <w:tr w:rsidR="00A775D0" w14:paraId="686883A7" w14:textId="77777777">
        <w:tc>
          <w:tcPr>
            <w:tcW w:w="1496" w:type="dxa"/>
          </w:tcPr>
          <w:p w14:paraId="148B8E52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k_refold</w:t>
            </w:r>
            <w:proofErr w:type="spellEnd"/>
          </w:p>
        </w:tc>
        <w:tc>
          <w:tcPr>
            <w:tcW w:w="1181" w:type="dxa"/>
          </w:tcPr>
          <w:p w14:paraId="48DF904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w="1024" w:type="dxa"/>
          </w:tcPr>
          <w:p w14:paraId="43AE6E8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15D3D5A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M2</w:t>
            </w:r>
          </w:p>
        </w:tc>
        <w:tc>
          <w:tcPr>
            <w:tcW w:w="2677" w:type="dxa"/>
          </w:tcPr>
          <w:p w14:paraId="7AB7B3D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Oligomer refolding</w:t>
            </w:r>
          </w:p>
        </w:tc>
        <w:tc>
          <w:tcPr>
            <w:tcW w:w="1496" w:type="dxa"/>
          </w:tcPr>
          <w:p w14:paraId="747A3E7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10BAC6C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Slow relative to clearance</w:t>
            </w:r>
          </w:p>
        </w:tc>
      </w:tr>
      <w:tr w:rsidR="00A775D0" w14:paraId="00D51876" w14:textId="77777777">
        <w:tc>
          <w:tcPr>
            <w:tcW w:w="1496" w:type="dxa"/>
          </w:tcPr>
          <w:p w14:paraId="0C8F82D3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k_secrete</w:t>
            </w:r>
            <w:proofErr w:type="spellEnd"/>
          </w:p>
        </w:tc>
        <w:tc>
          <w:tcPr>
            <w:tcW w:w="1181" w:type="dxa"/>
          </w:tcPr>
          <w:p w14:paraId="789A945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0.005</w:t>
            </w:r>
          </w:p>
        </w:tc>
        <w:tc>
          <w:tcPr>
            <w:tcW w:w="1024" w:type="dxa"/>
          </w:tcPr>
          <w:p w14:paraId="5D3AD16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34816FC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M2</w:t>
            </w:r>
          </w:p>
        </w:tc>
        <w:tc>
          <w:tcPr>
            <w:tcW w:w="2677" w:type="dxa"/>
          </w:tcPr>
          <w:p w14:paraId="64A9368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aSyn secretion</w:t>
            </w:r>
          </w:p>
        </w:tc>
        <w:tc>
          <w:tcPr>
            <w:tcW w:w="1496" w:type="dxa"/>
          </w:tcPr>
          <w:p w14:paraId="4A9E873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3EB6AB4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[14]</w:t>
            </w:r>
          </w:p>
        </w:tc>
      </w:tr>
      <w:tr w:rsidR="00A775D0" w14:paraId="48BE3564" w14:textId="77777777">
        <w:tc>
          <w:tcPr>
            <w:tcW w:w="1496" w:type="dxa"/>
          </w:tcPr>
          <w:p w14:paraId="0A1828A8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k_clear_ext_aSyn</w:t>
            </w:r>
            <w:proofErr w:type="spellEnd"/>
          </w:p>
        </w:tc>
        <w:tc>
          <w:tcPr>
            <w:tcW w:w="1181" w:type="dxa"/>
          </w:tcPr>
          <w:p w14:paraId="5BDC7AF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0.10</w:t>
            </w:r>
          </w:p>
        </w:tc>
        <w:tc>
          <w:tcPr>
            <w:tcW w:w="1024" w:type="dxa"/>
          </w:tcPr>
          <w:p w14:paraId="3465409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2B6B922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M2</w:t>
            </w:r>
          </w:p>
        </w:tc>
        <w:tc>
          <w:tcPr>
            <w:tcW w:w="2677" w:type="dxa"/>
          </w:tcPr>
          <w:p w14:paraId="58D2F64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Extracellular aSyn clearance</w:t>
            </w:r>
          </w:p>
        </w:tc>
        <w:tc>
          <w:tcPr>
            <w:tcW w:w="1496" w:type="dxa"/>
          </w:tcPr>
          <w:p w14:paraId="303FC5C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1993736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[14]</w:t>
            </w:r>
          </w:p>
        </w:tc>
      </w:tr>
      <w:tr w:rsidR="00A775D0" w14:paraId="0CE3A67A" w14:textId="77777777">
        <w:tc>
          <w:tcPr>
            <w:tcW w:w="1496" w:type="dxa"/>
          </w:tcPr>
          <w:p w14:paraId="44131F6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k_impair</w:t>
            </w:r>
          </w:p>
        </w:tc>
        <w:tc>
          <w:tcPr>
            <w:tcW w:w="1181" w:type="dxa"/>
          </w:tcPr>
          <w:p w14:paraId="2CA8D01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0.35</w:t>
            </w:r>
          </w:p>
        </w:tc>
        <w:tc>
          <w:tcPr>
            <w:tcW w:w="1024" w:type="dxa"/>
          </w:tcPr>
          <w:p w14:paraId="6342FC9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1BE1BDB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M2→M6</w:t>
            </w:r>
          </w:p>
        </w:tc>
        <w:tc>
          <w:tcPr>
            <w:tcW w:w="2677" w:type="dxa"/>
          </w:tcPr>
          <w:p w14:paraId="3E39106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MG-driven clearance impairment</w:t>
            </w:r>
          </w:p>
        </w:tc>
        <w:tc>
          <w:tcPr>
            <w:tcW w:w="1496" w:type="dxa"/>
          </w:tcPr>
          <w:p w14:paraId="2E36BB8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Calibrated</w:t>
            </w:r>
          </w:p>
        </w:tc>
        <w:tc>
          <w:tcPr>
            <w:tcW w:w="1339" w:type="dxa"/>
          </w:tcPr>
          <w:p w14:paraId="04C4CC7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Calibration (Section 2.2)</w:t>
            </w:r>
          </w:p>
        </w:tc>
      </w:tr>
      <w:tr w:rsidR="00A775D0" w14:paraId="3B7A5A39" w14:textId="77777777">
        <w:tc>
          <w:tcPr>
            <w:tcW w:w="1496" w:type="dxa"/>
          </w:tcPr>
          <w:p w14:paraId="14765C3B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k_CI_repair</w:t>
            </w:r>
            <w:proofErr w:type="spellEnd"/>
          </w:p>
        </w:tc>
        <w:tc>
          <w:tcPr>
            <w:tcW w:w="1181" w:type="dxa"/>
          </w:tcPr>
          <w:p w14:paraId="1BBD08F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0.050</w:t>
            </w:r>
          </w:p>
        </w:tc>
        <w:tc>
          <w:tcPr>
            <w:tcW w:w="1024" w:type="dxa"/>
          </w:tcPr>
          <w:p w14:paraId="3E0DDB2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349D1E7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M3</w:t>
            </w:r>
          </w:p>
        </w:tc>
        <w:tc>
          <w:tcPr>
            <w:tcW w:w="2677" w:type="dxa"/>
          </w:tcPr>
          <w:p w14:paraId="0AA6970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Complex I repair rate</w:t>
            </w:r>
          </w:p>
        </w:tc>
        <w:tc>
          <w:tcPr>
            <w:tcW w:w="1496" w:type="dxa"/>
          </w:tcPr>
          <w:p w14:paraId="33FC61D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7442A32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[15]</w:t>
            </w:r>
          </w:p>
        </w:tc>
      </w:tr>
      <w:tr w:rsidR="00A775D0" w14:paraId="5471B10C" w14:textId="77777777">
        <w:tc>
          <w:tcPr>
            <w:tcW w:w="1496" w:type="dxa"/>
          </w:tcPr>
          <w:p w14:paraId="5FE4202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K_mPTP</w:t>
            </w:r>
          </w:p>
        </w:tc>
        <w:tc>
          <w:tcPr>
            <w:tcW w:w="1181" w:type="dxa"/>
          </w:tcPr>
          <w:p w14:paraId="4DB1B9F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0.40</w:t>
            </w:r>
          </w:p>
        </w:tc>
        <w:tc>
          <w:tcPr>
            <w:tcW w:w="1024" w:type="dxa"/>
          </w:tcPr>
          <w:p w14:paraId="36388EC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32CB264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M3</w:t>
            </w:r>
          </w:p>
        </w:tc>
        <w:tc>
          <w:tcPr>
            <w:tcW w:w="2677" w:type="dxa"/>
          </w:tcPr>
          <w:p w14:paraId="3688BA3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mPTP opening threshold (Hill K)</w:t>
            </w:r>
          </w:p>
        </w:tc>
        <w:tc>
          <w:tcPr>
            <w:tcW w:w="1496" w:type="dxa"/>
          </w:tcPr>
          <w:p w14:paraId="365D18A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2C870FB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 w:rsidR="00A775D0" w14:paraId="7874E9F1" w14:textId="77777777">
        <w:tc>
          <w:tcPr>
            <w:tcW w:w="1496" w:type="dxa"/>
          </w:tcPr>
          <w:p w14:paraId="28A1F898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k_ATP_syn</w:t>
            </w:r>
            <w:proofErr w:type="spellEnd"/>
          </w:p>
        </w:tc>
        <w:tc>
          <w:tcPr>
            <w:tcW w:w="1181" w:type="dxa"/>
          </w:tcPr>
          <w:p w14:paraId="68CAB3E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1.20</w:t>
            </w:r>
          </w:p>
        </w:tc>
        <w:tc>
          <w:tcPr>
            <w:tcW w:w="1024" w:type="dxa"/>
          </w:tcPr>
          <w:p w14:paraId="4363EF0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6BD6623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M3</w:t>
            </w:r>
          </w:p>
        </w:tc>
        <w:tc>
          <w:tcPr>
            <w:tcW w:w="2677" w:type="dxa"/>
          </w:tcPr>
          <w:p w14:paraId="1A81F2E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ATP synthesis rate</w:t>
            </w:r>
          </w:p>
        </w:tc>
        <w:tc>
          <w:tcPr>
            <w:tcW w:w="1496" w:type="dxa"/>
          </w:tcPr>
          <w:p w14:paraId="0650609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5495233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[16]</w:t>
            </w:r>
          </w:p>
        </w:tc>
      </w:tr>
      <w:tr w:rsidR="00A775D0" w14:paraId="16F4B7FE" w14:textId="77777777">
        <w:tc>
          <w:tcPr>
            <w:tcW w:w="1496" w:type="dxa"/>
          </w:tcPr>
          <w:p w14:paraId="383FB125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k_CI_ROS</w:t>
            </w:r>
            <w:proofErr w:type="spellEnd"/>
          </w:p>
        </w:tc>
        <w:tc>
          <w:tcPr>
            <w:tcW w:w="1181" w:type="dxa"/>
          </w:tcPr>
          <w:p w14:paraId="7E7BB62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w="1024" w:type="dxa"/>
          </w:tcPr>
          <w:p w14:paraId="6B08BF1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499831D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M3</w:t>
            </w:r>
          </w:p>
        </w:tc>
        <w:tc>
          <w:tcPr>
            <w:tcW w:w="2677" w:type="dxa"/>
          </w:tcPr>
          <w:p w14:paraId="6EBE015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ROS-mediated CI damage</w:t>
            </w:r>
          </w:p>
        </w:tc>
        <w:tc>
          <w:tcPr>
            <w:tcW w:w="1496" w:type="dxa"/>
          </w:tcPr>
          <w:p w14:paraId="0A47465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6B61833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[17]</w:t>
            </w:r>
          </w:p>
        </w:tc>
      </w:tr>
      <w:tr w:rsidR="00A775D0" w14:paraId="102B06DC" w14:textId="77777777">
        <w:tc>
          <w:tcPr>
            <w:tcW w:w="1496" w:type="dxa"/>
          </w:tcPr>
          <w:p w14:paraId="4543566D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k_CI_aSyn</w:t>
            </w:r>
            <w:proofErr w:type="spellEnd"/>
          </w:p>
        </w:tc>
        <w:tc>
          <w:tcPr>
            <w:tcW w:w="1181" w:type="dxa"/>
          </w:tcPr>
          <w:p w14:paraId="4357748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0.200</w:t>
            </w:r>
          </w:p>
        </w:tc>
        <w:tc>
          <w:tcPr>
            <w:tcW w:w="1024" w:type="dxa"/>
          </w:tcPr>
          <w:p w14:paraId="0D1F471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03F6756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M3</w:t>
            </w:r>
          </w:p>
        </w:tc>
        <w:tc>
          <w:tcPr>
            <w:tcW w:w="2677" w:type="dxa"/>
          </w:tcPr>
          <w:p w14:paraId="2103A20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aSyn-mediated CI inhibition</w:t>
            </w:r>
          </w:p>
        </w:tc>
        <w:tc>
          <w:tcPr>
            <w:tcW w:w="1496" w:type="dxa"/>
          </w:tcPr>
          <w:p w14:paraId="236CA33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19BD59C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[18]</w:t>
            </w:r>
          </w:p>
        </w:tc>
      </w:tr>
      <w:tr w:rsidR="00A775D0" w14:paraId="77CD6670" w14:textId="77777777">
        <w:tc>
          <w:tcPr>
            <w:tcW w:w="1496" w:type="dxa"/>
          </w:tcPr>
          <w:p w14:paraId="5DB2E349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k_SC_form</w:t>
            </w:r>
            <w:proofErr w:type="spellEnd"/>
          </w:p>
        </w:tc>
        <w:tc>
          <w:tcPr>
            <w:tcW w:w="1181" w:type="dxa"/>
          </w:tcPr>
          <w:p w14:paraId="32C65EA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0.10</w:t>
            </w:r>
          </w:p>
        </w:tc>
        <w:tc>
          <w:tcPr>
            <w:tcW w:w="1024" w:type="dxa"/>
          </w:tcPr>
          <w:p w14:paraId="7F2A258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0EEE855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M3</w:t>
            </w:r>
          </w:p>
        </w:tc>
        <w:tc>
          <w:tcPr>
            <w:tcW w:w="2677" w:type="dxa"/>
          </w:tcPr>
          <w:p w14:paraId="6F7EE1A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Supercomplex formation</w:t>
            </w:r>
          </w:p>
        </w:tc>
        <w:tc>
          <w:tcPr>
            <w:tcW w:w="1496" w:type="dxa"/>
          </w:tcPr>
          <w:p w14:paraId="71A4A01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539E37B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[19]</w:t>
            </w:r>
          </w:p>
        </w:tc>
      </w:tr>
      <w:tr w:rsidR="00A775D0" w14:paraId="01E02290" w14:textId="77777777">
        <w:tc>
          <w:tcPr>
            <w:tcW w:w="1496" w:type="dxa"/>
          </w:tcPr>
          <w:p w14:paraId="1DDFBE8A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k_SC_dissoc</w:t>
            </w:r>
            <w:proofErr w:type="spellEnd"/>
          </w:p>
        </w:tc>
        <w:tc>
          <w:tcPr>
            <w:tcW w:w="1181" w:type="dxa"/>
          </w:tcPr>
          <w:p w14:paraId="2B9D84A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0.05</w:t>
            </w:r>
          </w:p>
        </w:tc>
        <w:tc>
          <w:tcPr>
            <w:tcW w:w="1024" w:type="dxa"/>
          </w:tcPr>
          <w:p w14:paraId="54F7EB2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46058FE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M3</w:t>
            </w:r>
          </w:p>
        </w:tc>
        <w:tc>
          <w:tcPr>
            <w:tcW w:w="2677" w:type="dxa"/>
          </w:tcPr>
          <w:p w14:paraId="5E6FB05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Supercomplex dissociation</w:t>
            </w:r>
          </w:p>
        </w:tc>
        <w:tc>
          <w:tcPr>
            <w:tcW w:w="1496" w:type="dxa"/>
          </w:tcPr>
          <w:p w14:paraId="7DCC143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1930D82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CL-dependent</w:t>
            </w:r>
          </w:p>
        </w:tc>
      </w:tr>
      <w:tr w:rsidR="00A775D0" w14:paraId="2787FACC" w14:textId="77777777">
        <w:tc>
          <w:tcPr>
            <w:tcW w:w="1496" w:type="dxa"/>
          </w:tcPr>
          <w:p w14:paraId="0E9AA71D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k_resp</w:t>
            </w:r>
            <w:proofErr w:type="spellEnd"/>
          </w:p>
        </w:tc>
        <w:tc>
          <w:tcPr>
            <w:tcW w:w="1181" w:type="dxa"/>
          </w:tcPr>
          <w:p w14:paraId="5E09AAE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1.0</w:t>
            </w:r>
          </w:p>
        </w:tc>
        <w:tc>
          <w:tcPr>
            <w:tcW w:w="1024" w:type="dxa"/>
          </w:tcPr>
          <w:p w14:paraId="33ED2BB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2CB2EB3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M3</w:t>
            </w:r>
          </w:p>
        </w:tc>
        <w:tc>
          <w:tcPr>
            <w:tcW w:w="2677" w:type="dxa"/>
          </w:tcPr>
          <w:p w14:paraId="66F7623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ETC respiration rate</w:t>
            </w:r>
          </w:p>
        </w:tc>
        <w:tc>
          <w:tcPr>
            <w:tcW w:w="1496" w:type="dxa"/>
          </w:tcPr>
          <w:p w14:paraId="3B80D19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57F6863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Normalised</w:t>
            </w:r>
          </w:p>
        </w:tc>
      </w:tr>
      <w:tr w:rsidR="00A775D0" w14:paraId="55E8008F" w14:textId="77777777">
        <w:tc>
          <w:tcPr>
            <w:tcW w:w="1496" w:type="dxa"/>
          </w:tcPr>
          <w:p w14:paraId="26AD1F88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k_ATPase</w:t>
            </w:r>
            <w:proofErr w:type="spellEnd"/>
          </w:p>
        </w:tc>
        <w:tc>
          <w:tcPr>
            <w:tcW w:w="1181" w:type="dxa"/>
          </w:tcPr>
          <w:p w14:paraId="5A9F597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0.020</w:t>
            </w:r>
          </w:p>
        </w:tc>
        <w:tc>
          <w:tcPr>
            <w:tcW w:w="1024" w:type="dxa"/>
          </w:tcPr>
          <w:p w14:paraId="2E37A80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2837170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M3</w:t>
            </w:r>
          </w:p>
        </w:tc>
        <w:tc>
          <w:tcPr>
            <w:tcW w:w="2677" w:type="dxa"/>
          </w:tcPr>
          <w:p w14:paraId="647B174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F1Fo ATPase activity</w:t>
            </w:r>
          </w:p>
        </w:tc>
        <w:tc>
          <w:tcPr>
            <w:tcW w:w="1496" w:type="dxa"/>
          </w:tcPr>
          <w:p w14:paraId="6138A6F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5569C64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[16]</w:t>
            </w:r>
          </w:p>
        </w:tc>
      </w:tr>
      <w:tr w:rsidR="00A775D0" w14:paraId="2163089E" w14:textId="77777777">
        <w:tc>
          <w:tcPr>
            <w:tcW w:w="1496" w:type="dxa"/>
          </w:tcPr>
          <w:p w14:paraId="406A5055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k_leak</w:t>
            </w:r>
            <w:proofErr w:type="spellEnd"/>
          </w:p>
        </w:tc>
        <w:tc>
          <w:tcPr>
            <w:tcW w:w="1181" w:type="dxa"/>
          </w:tcPr>
          <w:p w14:paraId="4998935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0.010</w:t>
            </w:r>
          </w:p>
        </w:tc>
        <w:tc>
          <w:tcPr>
            <w:tcW w:w="1024" w:type="dxa"/>
          </w:tcPr>
          <w:p w14:paraId="7D58340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3BD029A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M3</w:t>
            </w:r>
          </w:p>
        </w:tc>
        <w:tc>
          <w:tcPr>
            <w:tcW w:w="2677" w:type="dxa"/>
          </w:tcPr>
          <w:p w14:paraId="3BDB18D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Proton leak rate</w:t>
            </w:r>
          </w:p>
        </w:tc>
        <w:tc>
          <w:tcPr>
            <w:tcW w:w="1496" w:type="dxa"/>
          </w:tcPr>
          <w:p w14:paraId="5F544E1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4044905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[16]</w:t>
            </w:r>
          </w:p>
        </w:tc>
      </w:tr>
      <w:tr w:rsidR="00A775D0" w14:paraId="4A09A3C1" w14:textId="77777777">
        <w:tc>
          <w:tcPr>
            <w:tcW w:w="1496" w:type="dxa"/>
          </w:tcPr>
          <w:p w14:paraId="6F4E5E27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k_mPTP_depol</w:t>
            </w:r>
            <w:proofErr w:type="spellEnd"/>
          </w:p>
        </w:tc>
        <w:tc>
          <w:tcPr>
            <w:tcW w:w="1181" w:type="dxa"/>
          </w:tcPr>
          <w:p w14:paraId="2C7EE65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0.50</w:t>
            </w:r>
          </w:p>
        </w:tc>
        <w:tc>
          <w:tcPr>
            <w:tcW w:w="1024" w:type="dxa"/>
          </w:tcPr>
          <w:p w14:paraId="1B569DD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64F2614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M3</w:t>
            </w:r>
          </w:p>
        </w:tc>
        <w:tc>
          <w:tcPr>
            <w:tcW w:w="2677" w:type="dxa"/>
          </w:tcPr>
          <w:p w14:paraId="418BAE2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Depolarisation-driven mPTP</w:t>
            </w:r>
          </w:p>
        </w:tc>
        <w:tc>
          <w:tcPr>
            <w:tcW w:w="1496" w:type="dxa"/>
          </w:tcPr>
          <w:p w14:paraId="26A4C63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1A5500B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[20]</w:t>
            </w:r>
          </w:p>
        </w:tc>
      </w:tr>
      <w:tr w:rsidR="00A775D0" w14:paraId="5E3A8BE3" w14:textId="77777777">
        <w:tc>
          <w:tcPr>
            <w:tcW w:w="1496" w:type="dxa"/>
          </w:tcPr>
          <w:p w14:paraId="6EDC0830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k_ATP_consume</w:t>
            </w:r>
            <w:proofErr w:type="spellEnd"/>
          </w:p>
        </w:tc>
        <w:tc>
          <w:tcPr>
            <w:tcW w:w="1181" w:type="dxa"/>
          </w:tcPr>
          <w:p w14:paraId="0A331AE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0.025</w:t>
            </w:r>
          </w:p>
        </w:tc>
        <w:tc>
          <w:tcPr>
            <w:tcW w:w="1024" w:type="dxa"/>
          </w:tcPr>
          <w:p w14:paraId="659C580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39EACAC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M3</w:t>
            </w:r>
          </w:p>
        </w:tc>
        <w:tc>
          <w:tcPr>
            <w:tcW w:w="2677" w:type="dxa"/>
          </w:tcPr>
          <w:p w14:paraId="7F722F3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ATP consumption rate</w:t>
            </w:r>
          </w:p>
        </w:tc>
        <w:tc>
          <w:tcPr>
            <w:tcW w:w="1496" w:type="dxa"/>
          </w:tcPr>
          <w:p w14:paraId="5A8B86D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35C1933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Basal demand</w:t>
            </w:r>
          </w:p>
        </w:tc>
      </w:tr>
      <w:tr w:rsidR="00A775D0" w14:paraId="77522A7F" w14:textId="77777777">
        <w:tc>
          <w:tcPr>
            <w:tcW w:w="1496" w:type="dxa"/>
          </w:tcPr>
          <w:p w14:paraId="07155F8E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k_ATP_mPTP</w:t>
            </w:r>
            <w:proofErr w:type="spellEnd"/>
          </w:p>
        </w:tc>
        <w:tc>
          <w:tcPr>
            <w:tcW w:w="1181" w:type="dxa"/>
          </w:tcPr>
          <w:p w14:paraId="59FF872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2.0</w:t>
            </w:r>
          </w:p>
        </w:tc>
        <w:tc>
          <w:tcPr>
            <w:tcW w:w="1024" w:type="dxa"/>
          </w:tcPr>
          <w:p w14:paraId="3AEFCDD6" w14:textId="77777777" w:rsidR="00A775D0" w:rsidRDefault="007F2873">
            <w:pPr>
              <w:spacing w:line="240" w:lineRule="auto"/>
            </w:pPr>
            <w:del w:id="90632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delText>—</w:delText>
              </w:r>
            </w:del>
            <w:ins w:id="90633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t xml:space="preserve">h⁻¹</w:t>
              </w:r>
            </w:ins>
          </w:p>
        </w:tc>
        <w:tc>
          <w:tcPr>
            <w:tcW w:w="1024" w:type="dxa"/>
          </w:tcPr>
          <w:p w14:paraId="1CB8643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M3</w:t>
            </w:r>
          </w:p>
        </w:tc>
        <w:tc>
          <w:tcPr>
            <w:tcW w:w="2677" w:type="dxa"/>
          </w:tcPr>
          <w:p w14:paraId="68E91A7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mPTP-induced ATP depletion</w:t>
            </w:r>
          </w:p>
        </w:tc>
        <w:tc>
          <w:tcPr>
            <w:tcW w:w="1496" w:type="dxa"/>
          </w:tcPr>
          <w:p w14:paraId="51A8756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46AD097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[20]</w:t>
            </w:r>
          </w:p>
        </w:tc>
      </w:tr>
      <w:tr w:rsidR="00A775D0" w14:paraId="10A8082D" w14:textId="77777777">
        <w:tc>
          <w:tcPr>
            <w:tcW w:w="1496" w:type="dxa"/>
          </w:tcPr>
          <w:p w14:paraId="2635306A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k_mPTP_open</w:t>
            </w:r>
            <w:proofErr w:type="spellEnd"/>
          </w:p>
        </w:tc>
        <w:tc>
          <w:tcPr>
            <w:tcW w:w="1181" w:type="dxa"/>
          </w:tcPr>
          <w:p w14:paraId="618F2A1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0.50</w:t>
            </w:r>
          </w:p>
        </w:tc>
        <w:tc>
          <w:tcPr>
            <w:tcW w:w="1024" w:type="dxa"/>
          </w:tcPr>
          <w:p w14:paraId="4C4EE7E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0A22AB0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M3</w:t>
            </w:r>
          </w:p>
        </w:tc>
        <w:tc>
          <w:tcPr>
            <w:tcW w:w="2677" w:type="dxa"/>
          </w:tcPr>
          <w:p w14:paraId="6F083B4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mPTP opening rate</w:t>
            </w:r>
          </w:p>
        </w:tc>
        <w:tc>
          <w:tcPr>
            <w:tcW w:w="1496" w:type="dxa"/>
          </w:tcPr>
          <w:p w14:paraId="29D6154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14FB884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[20]</w:t>
            </w:r>
          </w:p>
        </w:tc>
      </w:tr>
      <w:tr w:rsidR="00A775D0" w14:paraId="6A9F8779" w14:textId="77777777">
        <w:tc>
          <w:tcPr>
            <w:tcW w:w="1496" w:type="dxa"/>
          </w:tcPr>
          <w:p w14:paraId="194E6DE8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k_mPTP_close</w:t>
            </w:r>
            <w:proofErr w:type="spellEnd"/>
          </w:p>
        </w:tc>
        <w:tc>
          <w:tcPr>
            <w:tcW w:w="1181" w:type="dxa"/>
          </w:tcPr>
          <w:p w14:paraId="70DB22A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0.50</w:t>
            </w:r>
          </w:p>
        </w:tc>
        <w:tc>
          <w:tcPr>
            <w:tcW w:w="1024" w:type="dxa"/>
          </w:tcPr>
          <w:p w14:paraId="21CDB53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6BAECB2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M3</w:t>
            </w:r>
          </w:p>
        </w:tc>
        <w:tc>
          <w:tcPr>
            <w:tcW w:w="2677" w:type="dxa"/>
          </w:tcPr>
          <w:p w14:paraId="2BB3DFB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mPTP closing rate</w:t>
            </w:r>
          </w:p>
        </w:tc>
        <w:tc>
          <w:tcPr>
            <w:tcW w:w="1496" w:type="dxa"/>
          </w:tcPr>
          <w:p w14:paraId="2E9A862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7919B77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[20]</w:t>
            </w:r>
          </w:p>
        </w:tc>
      </w:tr>
      <w:tr w:rsidR="00A775D0" w14:paraId="24689B46" w14:textId="77777777">
        <w:tc>
          <w:tcPr>
            <w:tcW w:w="1496" w:type="dxa"/>
          </w:tcPr>
          <w:p w14:paraId="051D1EED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n_Hill</w:t>
            </w:r>
            <w:proofErr w:type="spellEnd"/>
          </w:p>
        </w:tc>
        <w:tc>
          <w:tcPr>
            <w:tcW w:w="1181" w:type="dxa"/>
          </w:tcPr>
          <w:p w14:paraId="4938282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w="1024" w:type="dxa"/>
          </w:tcPr>
          <w:p w14:paraId="0A68AFD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6D2E9ED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M3</w:t>
            </w:r>
          </w:p>
        </w:tc>
        <w:tc>
          <w:tcPr>
            <w:tcW w:w="2677" w:type="dxa"/>
          </w:tcPr>
          <w:p w14:paraId="3091D41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mPTP Hill coefficient</w:t>
            </w:r>
          </w:p>
        </w:tc>
        <w:tc>
          <w:tcPr>
            <w:tcW w:w="1496" w:type="dxa"/>
          </w:tcPr>
          <w:p w14:paraId="658137D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294703C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Cooperative gating</w:t>
            </w:r>
          </w:p>
        </w:tc>
      </w:tr>
      <w:tr w:rsidR="00A775D0" w14:paraId="0FA2F091" w14:textId="77777777">
        <w:tc>
          <w:tcPr>
            <w:tcW w:w="1496" w:type="dxa"/>
          </w:tcPr>
          <w:p w14:paraId="5C1985D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k_ROS_basal</w:t>
            </w:r>
          </w:p>
        </w:tc>
        <w:tc>
          <w:tcPr>
            <w:tcW w:w="1181" w:type="dxa"/>
          </w:tcPr>
          <w:p w14:paraId="5A2FCEB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0.122</w:t>
            </w:r>
          </w:p>
        </w:tc>
        <w:tc>
          <w:tcPr>
            <w:tcW w:w="1024" w:type="dxa"/>
          </w:tcPr>
          <w:p w14:paraId="771AEF6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5F5EBB2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M4</w:t>
            </w:r>
          </w:p>
        </w:tc>
        <w:tc>
          <w:tcPr>
            <w:tcW w:w="2677" w:type="dxa"/>
          </w:tcPr>
          <w:p w14:paraId="503E895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Basal mitochondrial ROS production</w:t>
            </w:r>
          </w:p>
        </w:tc>
        <w:tc>
          <w:tcPr>
            <w:tcW w:w="1496" w:type="dxa"/>
          </w:tcPr>
          <w:p w14:paraId="0A27444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1F72BBF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 w:rsidR="00A775D0" w14:paraId="7162AE15" w14:textId="77777777">
        <w:tc>
          <w:tcPr>
            <w:tcW w:w="1496" w:type="dxa"/>
          </w:tcPr>
          <w:p w14:paraId="78F3B6B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k_SOD2</w:t>
            </w:r>
          </w:p>
        </w:tc>
        <w:tc>
          <w:tcPr>
            <w:tcW w:w="1181" w:type="dxa"/>
          </w:tcPr>
          <w:p w14:paraId="38B5E56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1.0</w:t>
            </w:r>
          </w:p>
        </w:tc>
        <w:tc>
          <w:tcPr>
            <w:tcW w:w="1024" w:type="dxa"/>
          </w:tcPr>
          <w:p w14:paraId="352F30C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6E6F4C9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M4</w:t>
            </w:r>
          </w:p>
        </w:tc>
        <w:tc>
          <w:tcPr>
            <w:tcW w:w="2677" w:type="dxa"/>
          </w:tcPr>
          <w:p w14:paraId="3EDAE25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SOD2 dismutation rate</w:t>
            </w:r>
          </w:p>
        </w:tc>
        <w:tc>
          <w:tcPr>
            <w:tcW w:w="1496" w:type="dxa"/>
          </w:tcPr>
          <w:p w14:paraId="6E2A5CE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6A3AEB5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[21]</w:t>
            </w:r>
          </w:p>
        </w:tc>
      </w:tr>
      <w:tr w:rsidR="00A775D0" w14:paraId="237E9387" w14:textId="77777777">
        <w:tc>
          <w:tcPr>
            <w:tcW w:w="1496" w:type="dxa"/>
          </w:tcPr>
          <w:p w14:paraId="71BD612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k_shunt</w:t>
            </w:r>
          </w:p>
        </w:tc>
        <w:tc>
          <w:tcPr>
            <w:tcW w:w="1181" w:type="dxa"/>
          </w:tcPr>
          <w:p w14:paraId="0944E30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0.125</w:t>
            </w:r>
          </w:p>
        </w:tc>
        <w:tc>
          <w:tcPr>
            <w:tcW w:w="1024" w:type="dxa"/>
          </w:tcPr>
          <w:p w14:paraId="32C6062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71E760C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M4</w:t>
            </w:r>
          </w:p>
        </w:tc>
        <w:tc>
          <w:tcPr>
            <w:tcW w:w="2677" w:type="dxa"/>
          </w:tcPr>
          <w:p w14:paraId="5479C01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CI/SC-dependent electron leak</w:t>
            </w:r>
          </w:p>
        </w:tc>
        <w:tc>
          <w:tcPr>
            <w:tcW w:w="1496" w:type="dxa"/>
          </w:tcPr>
          <w:p w14:paraId="5DCAF29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4DC8981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 w:rsidR="00A775D0" w14:paraId="2E95D93F" w14:textId="77777777">
        <w:tc>
          <w:tcPr>
            <w:tcW w:w="1496" w:type="dxa"/>
          </w:tcPr>
          <w:p w14:paraId="49EE633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k_GPx4</w:t>
            </w:r>
          </w:p>
        </w:tc>
        <w:tc>
          <w:tcPr>
            <w:tcW w:w="1181" w:type="dxa"/>
          </w:tcPr>
          <w:p w14:paraId="5961A95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0.5</w:t>
            </w:r>
          </w:p>
        </w:tc>
        <w:tc>
          <w:tcPr>
            <w:tcW w:w="1024" w:type="dxa"/>
          </w:tcPr>
          <w:p w14:paraId="12A9954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0ED1244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M4</w:t>
            </w:r>
          </w:p>
        </w:tc>
        <w:tc>
          <w:tcPr>
            <w:tcW w:w="2677" w:type="dxa"/>
          </w:tcPr>
          <w:p w14:paraId="086A97C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GPx4 reduction</w:t>
            </w:r>
          </w:p>
        </w:tc>
        <w:tc>
          <w:tcPr>
            <w:tcW w:w="1496" w:type="dxa"/>
          </w:tcPr>
          <w:p w14:paraId="7C4EA10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6F83CE7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[22]</w:t>
            </w:r>
          </w:p>
        </w:tc>
      </w:tr>
      <w:tr w:rsidR="00A775D0" w14:paraId="5586A3E2" w14:textId="77777777">
        <w:tc>
          <w:tcPr>
            <w:tcW w:w="1496" w:type="dxa"/>
          </w:tcPr>
          <w:p w14:paraId="45BC0A25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k_ROS_other</w:t>
            </w:r>
            <w:proofErr w:type="spellEnd"/>
          </w:p>
        </w:tc>
        <w:tc>
          <w:tcPr>
            <w:tcW w:w="1181" w:type="dxa"/>
          </w:tcPr>
          <w:p w14:paraId="59DE197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0.05</w:t>
            </w:r>
          </w:p>
        </w:tc>
        <w:tc>
          <w:tcPr>
            <w:tcW w:w="1024" w:type="dxa"/>
          </w:tcPr>
          <w:p w14:paraId="3884A76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5416EFD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M4</w:t>
            </w:r>
          </w:p>
        </w:tc>
        <w:tc>
          <w:tcPr>
            <w:tcW w:w="2677" w:type="dxa"/>
          </w:tcPr>
          <w:p w14:paraId="0EFBC14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Non-enzymatic ROS clearance</w:t>
            </w:r>
          </w:p>
        </w:tc>
        <w:tc>
          <w:tcPr>
            <w:tcW w:w="1496" w:type="dxa"/>
          </w:tcPr>
          <w:p w14:paraId="6B32A72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114314E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Background</w:t>
            </w:r>
          </w:p>
        </w:tc>
      </w:tr>
      <w:tr w:rsidR="00A775D0" w14:paraId="27F03F52" w14:textId="77777777">
        <w:tc>
          <w:tcPr>
            <w:tcW w:w="1496" w:type="dxa"/>
          </w:tcPr>
          <w:p w14:paraId="294A028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k_SOD2_on</w:t>
            </w:r>
          </w:p>
        </w:tc>
        <w:tc>
          <w:tcPr>
            <w:tcW w:w="1181" w:type="dxa"/>
          </w:tcPr>
          <w:p w14:paraId="174EA37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0.50</w:t>
            </w:r>
          </w:p>
        </w:tc>
        <w:tc>
          <w:tcPr>
            <w:tcW w:w="1024" w:type="dxa"/>
          </w:tcPr>
          <w:p w14:paraId="3EE20A8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00BBF33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M4</w:t>
            </w:r>
          </w:p>
        </w:tc>
        <w:tc>
          <w:tcPr>
            <w:tcW w:w="2677" w:type="dxa"/>
          </w:tcPr>
          <w:p w14:paraId="456EEBC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SOD2 activation</w:t>
            </w:r>
          </w:p>
        </w:tc>
        <w:tc>
          <w:tcPr>
            <w:tcW w:w="1496" w:type="dxa"/>
          </w:tcPr>
          <w:p w14:paraId="4B575CB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718C218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[21]</w:t>
            </w:r>
          </w:p>
        </w:tc>
      </w:tr>
      <w:tr w:rsidR="00A775D0" w14:paraId="3852B41C" w14:textId="77777777">
        <w:tc>
          <w:tcPr>
            <w:tcW w:w="1496" w:type="dxa"/>
          </w:tcPr>
          <w:p w14:paraId="46B9F4A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k_SOD2_off</w:t>
            </w:r>
          </w:p>
        </w:tc>
        <w:tc>
          <w:tcPr>
            <w:tcW w:w="1181" w:type="dxa"/>
          </w:tcPr>
          <w:p w14:paraId="66EB3F3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1.0</w:t>
            </w:r>
          </w:p>
        </w:tc>
        <w:tc>
          <w:tcPr>
            <w:tcW w:w="1024" w:type="dxa"/>
          </w:tcPr>
          <w:p w14:paraId="69E4588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7824F41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M4</w:t>
            </w:r>
          </w:p>
        </w:tc>
        <w:tc>
          <w:tcPr>
            <w:tcW w:w="2677" w:type="dxa"/>
          </w:tcPr>
          <w:p w14:paraId="3CB4969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SOD2 deactivation</w:t>
            </w:r>
          </w:p>
        </w:tc>
        <w:tc>
          <w:tcPr>
            <w:tcW w:w="1496" w:type="dxa"/>
          </w:tcPr>
          <w:p w14:paraId="77019A9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139438C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[21]</w:t>
            </w:r>
          </w:p>
        </w:tc>
      </w:tr>
      <w:tr w:rsidR="00A775D0" w14:paraId="50005DBA" w14:textId="77777777">
        <w:tc>
          <w:tcPr>
            <w:tcW w:w="1496" w:type="dxa"/>
          </w:tcPr>
          <w:p w14:paraId="57D4682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k_GPx4_on</w:t>
            </w:r>
          </w:p>
        </w:tc>
        <w:tc>
          <w:tcPr>
            <w:tcW w:w="1181" w:type="dxa"/>
          </w:tcPr>
          <w:p w14:paraId="0AAC225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0.30</w:t>
            </w:r>
          </w:p>
        </w:tc>
        <w:tc>
          <w:tcPr>
            <w:tcW w:w="1024" w:type="dxa"/>
          </w:tcPr>
          <w:p w14:paraId="08AE47B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2101DE5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M4</w:t>
            </w:r>
          </w:p>
        </w:tc>
        <w:tc>
          <w:tcPr>
            <w:tcW w:w="2677" w:type="dxa"/>
          </w:tcPr>
          <w:p w14:paraId="5FBCA06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GPx4 activation</w:t>
            </w:r>
          </w:p>
        </w:tc>
        <w:tc>
          <w:tcPr>
            <w:tcW w:w="1496" w:type="dxa"/>
          </w:tcPr>
          <w:p w14:paraId="62626A9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74A0985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[22]</w:t>
            </w:r>
          </w:p>
        </w:tc>
      </w:tr>
      <w:tr w:rsidR="00A775D0" w14:paraId="6166E34F" w14:textId="77777777">
        <w:tc>
          <w:tcPr>
            <w:tcW w:w="1496" w:type="dxa"/>
          </w:tcPr>
          <w:p w14:paraId="39187D9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k_GPx4_off</w:t>
            </w:r>
          </w:p>
        </w:tc>
        <w:tc>
          <w:tcPr>
            <w:tcW w:w="1181" w:type="dxa"/>
          </w:tcPr>
          <w:p w14:paraId="7B97D01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1.5</w:t>
            </w:r>
          </w:p>
        </w:tc>
        <w:tc>
          <w:tcPr>
            <w:tcW w:w="1024" w:type="dxa"/>
          </w:tcPr>
          <w:p w14:paraId="0A16FD5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2F00C2C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M4</w:t>
            </w:r>
          </w:p>
        </w:tc>
        <w:tc>
          <w:tcPr>
            <w:tcW w:w="2677" w:type="dxa"/>
          </w:tcPr>
          <w:p w14:paraId="4B3C0DA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GPx4 deactivation</w:t>
            </w:r>
          </w:p>
        </w:tc>
        <w:tc>
          <w:tcPr>
            <w:tcW w:w="1496" w:type="dxa"/>
          </w:tcPr>
          <w:p w14:paraId="59E57C1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53D65AD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[22]</w:t>
            </w:r>
          </w:p>
        </w:tc>
      </w:tr>
      <w:tr w:rsidR="00A775D0" w14:paraId="44A697C0" w14:textId="77777777">
        <w:tc>
          <w:tcPr>
            <w:tcW w:w="1496" w:type="dxa"/>
          </w:tcPr>
          <w:p w14:paraId="432B304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k_death</w:t>
            </w:r>
          </w:p>
        </w:tc>
        <w:tc>
          <w:tcPr>
            <w:tcW w:w="1181" w:type="dxa"/>
          </w:tcPr>
          <w:p w14:paraId="6AE8FBA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7×10⁻⁴</w:t>
            </w:r>
          </w:p>
        </w:tc>
        <w:tc>
          <w:tcPr>
            <w:tcW w:w="1024" w:type="dxa"/>
          </w:tcPr>
          <w:p w14:paraId="070BDF7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6D87792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01404A4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Mitochondrial death rate</w:t>
            </w:r>
          </w:p>
        </w:tc>
        <w:tc>
          <w:tcPr>
            <w:tcW w:w="1496" w:type="dxa"/>
          </w:tcPr>
          <w:p w14:paraId="1A6E4FC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14F636F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 w:rsidR="00A775D0" w14:paraId="7682FEDE" w14:textId="77777777">
        <w:tc>
          <w:tcPr>
            <w:tcW w:w="1496" w:type="dxa"/>
          </w:tcPr>
          <w:p w14:paraId="46187AED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k_death_inflam</w:t>
            </w:r>
            <w:proofErr w:type="spellEnd"/>
          </w:p>
        </w:tc>
        <w:tc>
          <w:tcPr>
            <w:tcW w:w="1181" w:type="dxa"/>
          </w:tcPr>
          <w:p w14:paraId="3430B3E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2×10⁻⁴</w:t>
            </w:r>
          </w:p>
        </w:tc>
        <w:tc>
          <w:tcPr>
            <w:tcW w:w="1024" w:type="dxa"/>
          </w:tcPr>
          <w:p w14:paraId="4B72B50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0A96CC8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5630C60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Neuroinflammation-mediated death</w:t>
            </w:r>
          </w:p>
        </w:tc>
        <w:tc>
          <w:tcPr>
            <w:tcW w:w="1496" w:type="dxa"/>
          </w:tcPr>
          <w:p w14:paraId="282A183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71EEF03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[23]</w:t>
            </w:r>
          </w:p>
        </w:tc>
      </w:tr>
      <w:tr w:rsidR="00A775D0" w14:paraId="584E2D97" w14:textId="77777777">
        <w:tc>
          <w:tcPr>
            <w:tcW w:w="1496" w:type="dxa"/>
          </w:tcPr>
          <w:p w14:paraId="1A78792C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k_death_aSyn</w:t>
            </w:r>
            <w:proofErr w:type="spellEnd"/>
          </w:p>
        </w:tc>
        <w:tc>
          <w:tcPr>
            <w:tcW w:w="1181" w:type="dxa"/>
          </w:tcPr>
          <w:p w14:paraId="1ACD3D7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1.5×10⁻⁴</w:t>
            </w:r>
          </w:p>
        </w:tc>
        <w:tc>
          <w:tcPr>
            <w:tcW w:w="1024" w:type="dxa"/>
          </w:tcPr>
          <w:p w14:paraId="4EBBC5B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149CBBE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5BE125C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Direct aSyn proteotoxicity</w:t>
            </w:r>
          </w:p>
        </w:tc>
        <w:tc>
          <w:tcPr>
            <w:tcW w:w="1496" w:type="dxa"/>
          </w:tcPr>
          <w:p w14:paraId="6773C24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5EF0D5F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[24]</w:t>
            </w:r>
          </w:p>
        </w:tc>
      </w:tr>
      <w:tr w:rsidR="00A775D0" w14:paraId="2B101D86" w14:textId="77777777">
        <w:tc>
          <w:tcPr>
            <w:tcW w:w="1496" w:type="dxa"/>
          </w:tcPr>
          <w:p w14:paraId="4A37DC2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K_death</w:t>
            </w:r>
          </w:p>
        </w:tc>
        <w:tc>
          <w:tcPr>
            <w:tcW w:w="1181" w:type="dxa"/>
          </w:tcPr>
          <w:p w14:paraId="5C05F6B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0.25</w:t>
            </w:r>
          </w:p>
        </w:tc>
        <w:tc>
          <w:tcPr>
            <w:tcW w:w="1024" w:type="dxa"/>
          </w:tcPr>
          <w:p w14:paraId="6BD6EB4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2F0CD4F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1A53D1C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Death threshold (Hill K for mito_damage)</w:t>
            </w:r>
          </w:p>
        </w:tc>
        <w:tc>
          <w:tcPr>
            <w:tcW w:w="1496" w:type="dxa"/>
          </w:tcPr>
          <w:p w14:paraId="1CA4111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Calibrated</w:t>
            </w:r>
          </w:p>
        </w:tc>
        <w:tc>
          <w:tcPr>
            <w:tcW w:w="1339" w:type="dxa"/>
          </w:tcPr>
          <w:p w14:paraId="5D308FF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Calibration (Section 2.2)</w:t>
            </w:r>
          </w:p>
        </w:tc>
      </w:tr>
      <w:tr w:rsidR="00A775D0" w14:paraId="4868029D" w14:textId="77777777">
        <w:tc>
          <w:tcPr>
            <w:tcW w:w="1496" w:type="dxa"/>
          </w:tcPr>
          <w:p w14:paraId="24495DE5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n_death</w:t>
            </w:r>
            <w:proofErr w:type="spellEnd"/>
          </w:p>
        </w:tc>
        <w:tc>
          <w:tcPr>
            <w:tcW w:w="1181" w:type="dxa"/>
          </w:tcPr>
          <w:p w14:paraId="2DA3E73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w="1024" w:type="dxa"/>
          </w:tcPr>
          <w:p w14:paraId="03EA1EB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47A853D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1FA5AD1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Hill cooperativity for death</w:t>
            </w:r>
          </w:p>
        </w:tc>
        <w:tc>
          <w:tcPr>
            <w:tcW w:w="1496" w:type="dxa"/>
          </w:tcPr>
          <w:p w14:paraId="31EDE52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Calibrated</w:t>
            </w:r>
          </w:p>
        </w:tc>
        <w:tc>
          <w:tcPr>
            <w:tcW w:w="1339" w:type="dxa"/>
          </w:tcPr>
          <w:p w14:paraId="0E7C0F6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Calibration (Section 2.2)</w:t>
            </w:r>
          </w:p>
        </w:tc>
      </w:tr>
      <w:tr w:rsidR="00A775D0" w14:paraId="06116549" w14:textId="77777777">
        <w:tc>
          <w:tcPr>
            <w:tcW w:w="1496" w:type="dxa"/>
          </w:tcPr>
          <w:p w14:paraId="5939283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k_PINK1_on</w:t>
            </w:r>
          </w:p>
        </w:tc>
        <w:tc>
          <w:tcPr>
            <w:tcW w:w="1181" w:type="dxa"/>
          </w:tcPr>
          <w:p w14:paraId="00C87E0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2.0</w:t>
            </w:r>
          </w:p>
        </w:tc>
        <w:tc>
          <w:tcPr>
            <w:tcW w:w="1024" w:type="dxa"/>
          </w:tcPr>
          <w:p w14:paraId="2697A74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22F9861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59992AC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PINK1 activation</w:t>
            </w:r>
          </w:p>
        </w:tc>
        <w:tc>
          <w:tcPr>
            <w:tcW w:w="1496" w:type="dxa"/>
          </w:tcPr>
          <w:p w14:paraId="640A17D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7242C1C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[25]</w:t>
            </w:r>
          </w:p>
        </w:tc>
      </w:tr>
      <w:tr w:rsidR="00A775D0" w14:paraId="190F29C7" w14:textId="77777777">
        <w:tc>
          <w:tcPr>
            <w:tcW w:w="1496" w:type="dxa"/>
          </w:tcPr>
          <w:p w14:paraId="6467619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k_PINK1_CL</w:t>
            </w:r>
          </w:p>
        </w:tc>
        <w:tc>
          <w:tcPr>
            <w:tcW w:w="1181" w:type="dxa"/>
          </w:tcPr>
          <w:p w14:paraId="6D17769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20.0</w:t>
            </w:r>
          </w:p>
        </w:tc>
        <w:tc>
          <w:tcPr>
            <w:tcW w:w="1024" w:type="dxa"/>
          </w:tcPr>
          <w:p w14:paraId="382D09B9" w14:textId="77777777" w:rsidR="00A775D0" w:rsidRDefault="007F2873">
            <w:pPr>
              <w:spacing w:line="240" w:lineRule="auto"/>
            </w:pPr>
            <w:del w:id="90634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delText>—</w:delText>
              </w:r>
            </w:del>
            <w:ins w:id="90635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t xml:space="preserve">h⁻¹</w:t>
              </w:r>
            </w:ins>
          </w:p>
        </w:tc>
        <w:tc>
          <w:tcPr>
            <w:tcW w:w="1024" w:type="dxa"/>
          </w:tcPr>
          <w:p w14:paraId="32DABEB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0CD381B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CL_ext-driven PINK1 activation</w:t>
            </w:r>
          </w:p>
        </w:tc>
        <w:tc>
          <w:tcPr>
            <w:tcW w:w="1496" w:type="dxa"/>
          </w:tcPr>
          <w:p w14:paraId="29253B4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145EEF4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[26]</w:t>
            </w:r>
          </w:p>
        </w:tc>
      </w:tr>
      <w:tr w:rsidR="00A775D0" w14:paraId="6CB43936" w14:textId="77777777">
        <w:tc>
          <w:tcPr>
            <w:tcW w:w="1496" w:type="dxa"/>
          </w:tcPr>
          <w:p w14:paraId="75C271B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k_PINK1_off</w:t>
            </w:r>
          </w:p>
        </w:tc>
        <w:tc>
          <w:tcPr>
            <w:tcW w:w="1181" w:type="dxa"/>
          </w:tcPr>
          <w:p w14:paraId="3F922D3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0.50</w:t>
            </w:r>
          </w:p>
        </w:tc>
        <w:tc>
          <w:tcPr>
            <w:tcW w:w="1024" w:type="dxa"/>
          </w:tcPr>
          <w:p w14:paraId="65DD4A7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757E3C2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06D763B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PINK1 deactivation</w:t>
            </w:r>
          </w:p>
        </w:tc>
        <w:tc>
          <w:tcPr>
            <w:tcW w:w="1496" w:type="dxa"/>
          </w:tcPr>
          <w:p w14:paraId="101A17F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54160B1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[25]</w:t>
            </w:r>
          </w:p>
        </w:tc>
      </w:tr>
      <w:tr w:rsidR="00A775D0" w14:paraId="4995FE70" w14:textId="77777777">
        <w:tc>
          <w:tcPr>
            <w:tcW w:w="1496" w:type="dxa"/>
          </w:tcPr>
          <w:p w14:paraId="5903ADDF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k_damage_mPTP</w:t>
            </w:r>
            <w:proofErr w:type="spellEnd"/>
          </w:p>
        </w:tc>
        <w:tc>
          <w:tcPr>
            <w:tcW w:w="1181" w:type="dxa"/>
          </w:tcPr>
          <w:p w14:paraId="7D323B8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4.0</w:t>
            </w:r>
          </w:p>
        </w:tc>
        <w:tc>
          <w:tcPr>
            <w:tcW w:w="1024" w:type="dxa"/>
          </w:tcPr>
          <w:p w14:paraId="0B2252A8" w14:textId="77777777" w:rsidR="00A775D0" w:rsidRDefault="007F2873">
            <w:pPr>
              <w:spacing w:line="240" w:lineRule="auto"/>
            </w:pPr>
            <w:del w:id="90636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delText>—</w:delText>
              </w:r>
            </w:del>
            <w:ins w:id="90637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t xml:space="preserve">h⁻¹</w:t>
              </w:r>
            </w:ins>
          </w:p>
        </w:tc>
        <w:tc>
          <w:tcPr>
            <w:tcW w:w="1024" w:type="dxa"/>
          </w:tcPr>
          <w:p w14:paraId="3EC9BBE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5C39F0E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mPTP damage sensitivity</w:t>
            </w:r>
          </w:p>
        </w:tc>
        <w:tc>
          <w:tcPr>
            <w:tcW w:w="1496" w:type="dxa"/>
          </w:tcPr>
          <w:p w14:paraId="35DB5D9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Calibrated</w:t>
            </w:r>
          </w:p>
        </w:tc>
        <w:tc>
          <w:tcPr>
            <w:tcW w:w="1339" w:type="dxa"/>
          </w:tcPr>
          <w:p w14:paraId="3BA1CF2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Calibration (Section 2.2)</w:t>
            </w:r>
          </w:p>
        </w:tc>
      </w:tr>
      <w:tr w:rsidR="00A775D0" w14:paraId="24960B54" w14:textId="77777777">
        <w:tc>
          <w:tcPr>
            <w:tcW w:w="1496" w:type="dxa"/>
          </w:tcPr>
          <w:p w14:paraId="1A4EE9A7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k_damage_energy</w:t>
            </w:r>
            <w:proofErr w:type="spellEnd"/>
          </w:p>
        </w:tc>
        <w:tc>
          <w:tcPr>
            <w:tcW w:w="1181" w:type="dxa"/>
          </w:tcPr>
          <w:p w14:paraId="606672C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1.0</w:t>
            </w:r>
          </w:p>
        </w:tc>
        <w:tc>
          <w:tcPr>
            <w:tcW w:w="1024" w:type="dxa"/>
          </w:tcPr>
          <w:p w14:paraId="554DFE3B" w14:textId="77777777" w:rsidR="00A775D0" w:rsidRDefault="007F2873">
            <w:pPr>
              <w:spacing w:line="240" w:lineRule="auto"/>
            </w:pPr>
            <w:del w:id="90638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delText>—</w:delText>
              </w:r>
            </w:del>
            <w:ins w:id="90639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t xml:space="preserve">h⁻¹</w:t>
              </w:r>
            </w:ins>
          </w:p>
        </w:tc>
        <w:tc>
          <w:tcPr>
            <w:tcW w:w="1024" w:type="dxa"/>
          </w:tcPr>
          <w:p w14:paraId="2C1EF14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3A1B147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Energy depletion damage</w:t>
            </w:r>
          </w:p>
        </w:tc>
        <w:tc>
          <w:tcPr>
            <w:tcW w:w="1496" w:type="dxa"/>
          </w:tcPr>
          <w:p w14:paraId="3BEC499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72CFAFB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Normalised</w:t>
            </w:r>
          </w:p>
        </w:tc>
      </w:tr>
      <w:tr w:rsidR="00A775D0" w14:paraId="7E39239E" w14:textId="77777777">
        <w:tc>
          <w:tcPr>
            <w:tcW w:w="1496" w:type="dxa"/>
          </w:tcPr>
          <w:p w14:paraId="2B3D605F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k_damage_dpsi</w:t>
            </w:r>
            <w:proofErr w:type="spellEnd"/>
          </w:p>
        </w:tc>
        <w:tc>
          <w:tcPr>
            <w:tcW w:w="1181" w:type="dxa"/>
          </w:tcPr>
          <w:p w14:paraId="6CA6E19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2.0</w:t>
            </w:r>
          </w:p>
        </w:tc>
        <w:tc>
          <w:tcPr>
            <w:tcW w:w="1024" w:type="dxa"/>
          </w:tcPr>
          <w:p w14:paraId="59297030" w14:textId="77777777" w:rsidR="00A775D0" w:rsidRDefault="007F2873">
            <w:pPr>
              <w:spacing w:line="240" w:lineRule="auto"/>
            </w:pPr>
            <w:del w:id="90640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delText>—</w:delText>
              </w:r>
            </w:del>
            <w:ins w:id="90641" w:author="Claude (corrected analyses)" w:date="2026-09-23T12:00:00Z">
              <w:r>
                <w:rPr>
                  <w:rFonts w:ascii="Times New Roman" w:hAnsi="Times New Roman"/>
                  <w:b w:val="0"/>
                  <w:sz w:val="16"/>
                </w:rPr>
                <w:t xml:space="preserve">h⁻¹</w:t>
              </w:r>
            </w:ins>
          </w:p>
        </w:tc>
        <w:tc>
          <w:tcPr>
            <w:tcW w:w="1024" w:type="dxa"/>
          </w:tcPr>
          <w:p w14:paraId="25C1D7E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1884731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Depolarisation damage</w:t>
            </w:r>
          </w:p>
        </w:tc>
        <w:tc>
          <w:tcPr>
            <w:tcW w:w="1496" w:type="dxa"/>
          </w:tcPr>
          <w:p w14:paraId="2C3F04D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08AA097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[20]</w:t>
            </w:r>
          </w:p>
        </w:tc>
      </w:tr>
      <w:tr w:rsidR="00A775D0" w14:paraId="458B7517" w14:textId="77777777">
        <w:tc>
          <w:tcPr>
            <w:tcW w:w="1496" w:type="dxa"/>
          </w:tcPr>
          <w:p w14:paraId="71184FFE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k_repair</w:t>
            </w:r>
            <w:proofErr w:type="spellEnd"/>
          </w:p>
        </w:tc>
        <w:tc>
          <w:tcPr>
            <w:tcW w:w="1181" w:type="dxa"/>
          </w:tcPr>
          <w:p w14:paraId="4CC1BD2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1.0</w:t>
            </w:r>
          </w:p>
        </w:tc>
        <w:tc>
          <w:tcPr>
            <w:tcW w:w="1024" w:type="dxa"/>
          </w:tcPr>
          <w:p w14:paraId="3F837BE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32363AB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657775D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Mitochondrial repair rate</w:t>
            </w:r>
          </w:p>
        </w:tc>
        <w:tc>
          <w:tcPr>
            <w:tcW w:w="1496" w:type="dxa"/>
          </w:tcPr>
          <w:p w14:paraId="32F0A08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544A682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PINK1/Parkin pathway</w:t>
            </w:r>
          </w:p>
        </w:tc>
      </w:tr>
      <w:tr w:rsidR="00A775D0" w14:paraId="11C93436" w14:textId="77777777">
        <w:tc>
          <w:tcPr>
            <w:tcW w:w="1496" w:type="dxa"/>
          </w:tcPr>
          <w:p w14:paraId="1217DF08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k_biogen</w:t>
            </w:r>
            <w:proofErr w:type="spellEnd"/>
          </w:p>
        </w:tc>
        <w:tc>
          <w:tcPr>
            <w:tcW w:w="1181" w:type="dxa"/>
          </w:tcPr>
          <w:p w14:paraId="38D3EA0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3.0</w:t>
            </w:r>
          </w:p>
        </w:tc>
        <w:tc>
          <w:tcPr>
            <w:tcW w:w="1024" w:type="dxa"/>
          </w:tcPr>
          <w:p w14:paraId="34C7051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521BDDD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121A2C5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Mitochondrial biogenesis</w:t>
            </w:r>
          </w:p>
        </w:tc>
        <w:tc>
          <w:tcPr>
            <w:tcW w:w="1496" w:type="dxa"/>
          </w:tcPr>
          <w:p w14:paraId="1123D80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272356E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 xml:space="preserve">PGC-1α </w:t>
            </w:r>
            <w:r>
              <w:rPr>
                <w:rFonts w:ascii="Times New Roman" w:hAnsi="Times New Roman"/>
                <w:b w:val="0"/>
                <w:sz w:val="16"/>
              </w:rPr>
              <w:lastRenderedPageBreak/>
              <w:t>pathway</w:t>
            </w:r>
          </w:p>
        </w:tc>
      </w:tr>
      <w:tr w:rsidR="00A775D0" w14:paraId="7247BAFC" w14:textId="77777777">
        <w:tc>
          <w:tcPr>
            <w:tcW w:w="1496" w:type="dxa"/>
          </w:tcPr>
          <w:p w14:paraId="6EE4A4C0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lastRenderedPageBreak/>
              <w:t>K_inflam_death</w:t>
            </w:r>
            <w:proofErr w:type="spellEnd"/>
          </w:p>
        </w:tc>
        <w:tc>
          <w:tcPr>
            <w:tcW w:w="1181" w:type="dxa"/>
          </w:tcPr>
          <w:p w14:paraId="54914F3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0.45</w:t>
            </w:r>
          </w:p>
        </w:tc>
        <w:tc>
          <w:tcPr>
            <w:tcW w:w="1024" w:type="dxa"/>
          </w:tcPr>
          <w:p w14:paraId="6599A9C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53142B1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47C5D05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Inflammation death threshold</w:t>
            </w:r>
          </w:p>
        </w:tc>
        <w:tc>
          <w:tcPr>
            <w:tcW w:w="1496" w:type="dxa"/>
          </w:tcPr>
          <w:p w14:paraId="0AD79D2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0CB40C4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Hill gating</w:t>
            </w:r>
          </w:p>
        </w:tc>
      </w:tr>
      <w:tr w:rsidR="00A775D0" w14:paraId="42D6F026" w14:textId="77777777">
        <w:tc>
          <w:tcPr>
            <w:tcW w:w="1496" w:type="dxa"/>
          </w:tcPr>
          <w:p w14:paraId="44DD426B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n_inflam_death</w:t>
            </w:r>
            <w:proofErr w:type="spellEnd"/>
          </w:p>
        </w:tc>
        <w:tc>
          <w:tcPr>
            <w:tcW w:w="1181" w:type="dxa"/>
          </w:tcPr>
          <w:p w14:paraId="7749D9D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w="1024" w:type="dxa"/>
          </w:tcPr>
          <w:p w14:paraId="6737C8B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621B7DE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53BAD37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Inflammation death cooperativity</w:t>
            </w:r>
          </w:p>
        </w:tc>
        <w:tc>
          <w:tcPr>
            <w:tcW w:w="1496" w:type="dxa"/>
          </w:tcPr>
          <w:p w14:paraId="414EC14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0559030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Threshold behaviour</w:t>
            </w:r>
          </w:p>
        </w:tc>
      </w:tr>
      <w:tr w:rsidR="00A775D0" w14:paraId="54848039" w14:textId="77777777">
        <w:tc>
          <w:tcPr>
            <w:tcW w:w="1496" w:type="dxa"/>
          </w:tcPr>
          <w:p w14:paraId="4AC7C742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K_aSyn_death</w:t>
            </w:r>
            <w:proofErr w:type="spellEnd"/>
          </w:p>
        </w:tc>
        <w:tc>
          <w:tcPr>
            <w:tcW w:w="1181" w:type="dxa"/>
          </w:tcPr>
          <w:p w14:paraId="6D34069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0.20</w:t>
            </w:r>
          </w:p>
        </w:tc>
        <w:tc>
          <w:tcPr>
            <w:tcW w:w="1024" w:type="dxa"/>
          </w:tcPr>
          <w:p w14:paraId="7FECCF7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3AE05D4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4C6649A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aSyn death threshold</w:t>
            </w:r>
          </w:p>
        </w:tc>
        <w:tc>
          <w:tcPr>
            <w:tcW w:w="1496" w:type="dxa"/>
          </w:tcPr>
          <w:p w14:paraId="0B253B2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2E5A2D3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Hill gating</w:t>
            </w:r>
          </w:p>
        </w:tc>
      </w:tr>
      <w:tr w:rsidR="00A775D0" w14:paraId="4FC0157B" w14:textId="77777777">
        <w:tc>
          <w:tcPr>
            <w:tcW w:w="1496" w:type="dxa"/>
          </w:tcPr>
          <w:p w14:paraId="7A37F939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n_aSyn_death</w:t>
            </w:r>
            <w:proofErr w:type="spellEnd"/>
          </w:p>
        </w:tc>
        <w:tc>
          <w:tcPr>
            <w:tcW w:w="1181" w:type="dxa"/>
          </w:tcPr>
          <w:p w14:paraId="5060FCD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w="1024" w:type="dxa"/>
          </w:tcPr>
          <w:p w14:paraId="33D084C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61824A0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M5</w:t>
            </w:r>
          </w:p>
        </w:tc>
        <w:tc>
          <w:tcPr>
            <w:tcW w:w="2677" w:type="dxa"/>
          </w:tcPr>
          <w:p w14:paraId="5E5F3E9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aSyn death cooperativity</w:t>
            </w:r>
          </w:p>
        </w:tc>
        <w:tc>
          <w:tcPr>
            <w:tcW w:w="1496" w:type="dxa"/>
          </w:tcPr>
          <w:p w14:paraId="06F21D3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1156F34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Threshold behaviour</w:t>
            </w:r>
          </w:p>
        </w:tc>
      </w:tr>
      <w:tr w:rsidR="00A775D0" w14:paraId="0D6CAE2B" w14:textId="77777777">
        <w:tc>
          <w:tcPr>
            <w:tcW w:w="1496" w:type="dxa"/>
          </w:tcPr>
          <w:p w14:paraId="1704E0F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k_act_MG</w:t>
            </w:r>
          </w:p>
        </w:tc>
        <w:tc>
          <w:tcPr>
            <w:tcW w:w="1181" w:type="dxa"/>
          </w:tcPr>
          <w:p w14:paraId="3137DA1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20.0</w:t>
            </w:r>
          </w:p>
        </w:tc>
        <w:tc>
          <w:tcPr>
            <w:tcW w:w="1024" w:type="dxa"/>
          </w:tcPr>
          <w:p w14:paraId="46B6AD8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692CC41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M6</w:t>
            </w:r>
          </w:p>
        </w:tc>
        <w:tc>
          <w:tcPr>
            <w:tcW w:w="2677" w:type="dxa"/>
          </w:tcPr>
          <w:p w14:paraId="756BF70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Microglial TLR2-mediated activation</w:t>
            </w:r>
          </w:p>
        </w:tc>
        <w:tc>
          <w:tcPr>
            <w:tcW w:w="1496" w:type="dxa"/>
          </w:tcPr>
          <w:p w14:paraId="49F0C2B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346B24B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[27]</w:t>
            </w:r>
          </w:p>
        </w:tc>
      </w:tr>
      <w:tr w:rsidR="00A775D0" w14:paraId="248FDA2C" w14:textId="77777777">
        <w:tc>
          <w:tcPr>
            <w:tcW w:w="1496" w:type="dxa"/>
          </w:tcPr>
          <w:p w14:paraId="1D625CBF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k_auto</w:t>
            </w:r>
            <w:proofErr w:type="spellEnd"/>
          </w:p>
        </w:tc>
        <w:tc>
          <w:tcPr>
            <w:tcW w:w="1181" w:type="dxa"/>
          </w:tcPr>
          <w:p w14:paraId="618CDCE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0.50</w:t>
            </w:r>
          </w:p>
        </w:tc>
        <w:tc>
          <w:tcPr>
            <w:tcW w:w="1024" w:type="dxa"/>
          </w:tcPr>
          <w:p w14:paraId="7403A21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4A6E6F8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M6</w:t>
            </w:r>
          </w:p>
        </w:tc>
        <w:tc>
          <w:tcPr>
            <w:tcW w:w="2677" w:type="dxa"/>
          </w:tcPr>
          <w:p w14:paraId="09BA3F6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Microglial autocrine activation</w:t>
            </w:r>
          </w:p>
        </w:tc>
        <w:tc>
          <w:tcPr>
            <w:tcW w:w="1496" w:type="dxa"/>
          </w:tcPr>
          <w:p w14:paraId="491E26D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24C494DE" w14:textId="77777777" w:rsidR="00A775D0" w:rsidRPr="000479DB" w:rsidRDefault="007F2873">
            <w:pPr>
              <w:spacing w:line="240" w:lineRule="auto"/>
              <w:rPr>
                <w:sz w:val="20"/>
                <w:szCs w:val="20"/>
              </w:rPr>
            </w:pPr>
            <w:r w:rsidRPr="000479DB">
              <w:rPr>
                <w:rFonts w:ascii="Times New Roman" w:hAnsi="Times New Roman"/>
                <w:b w:val="0"/>
                <w:sz w:val="16"/>
                <w:szCs w:val="20"/>
              </w:rPr>
              <w:t>[28]</w:t>
            </w:r>
          </w:p>
        </w:tc>
      </w:tr>
      <w:tr w:rsidR="00A775D0" w14:paraId="23CF097B" w14:textId="77777777">
        <w:tc>
          <w:tcPr>
            <w:tcW w:w="1496" w:type="dxa"/>
          </w:tcPr>
          <w:p w14:paraId="3DB19570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k_deact_MG</w:t>
            </w:r>
            <w:proofErr w:type="spellEnd"/>
          </w:p>
        </w:tc>
        <w:tc>
          <w:tcPr>
            <w:tcW w:w="1181" w:type="dxa"/>
          </w:tcPr>
          <w:p w14:paraId="60BEC02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1.0</w:t>
            </w:r>
          </w:p>
        </w:tc>
        <w:tc>
          <w:tcPr>
            <w:tcW w:w="1024" w:type="dxa"/>
          </w:tcPr>
          <w:p w14:paraId="10DE898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444F1FC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M6</w:t>
            </w:r>
          </w:p>
        </w:tc>
        <w:tc>
          <w:tcPr>
            <w:tcW w:w="2677" w:type="dxa"/>
          </w:tcPr>
          <w:p w14:paraId="2A836C1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Microglial deactivation</w:t>
            </w:r>
          </w:p>
        </w:tc>
        <w:tc>
          <w:tcPr>
            <w:tcW w:w="1496" w:type="dxa"/>
          </w:tcPr>
          <w:p w14:paraId="0ED7655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78565A31" w14:textId="77777777" w:rsidR="00A775D0" w:rsidRPr="000479DB" w:rsidRDefault="007F2873">
            <w:pPr>
              <w:spacing w:line="240" w:lineRule="auto"/>
              <w:rPr>
                <w:sz w:val="20"/>
                <w:szCs w:val="20"/>
              </w:rPr>
            </w:pPr>
            <w:r w:rsidRPr="000479DB">
              <w:rPr>
                <w:rFonts w:ascii="Times New Roman" w:hAnsi="Times New Roman"/>
                <w:b w:val="0"/>
                <w:sz w:val="16"/>
                <w:szCs w:val="20"/>
              </w:rPr>
              <w:t>[28]</w:t>
            </w:r>
          </w:p>
        </w:tc>
      </w:tr>
      <w:tr w:rsidR="00A775D0" w14:paraId="127F9E79" w14:textId="77777777">
        <w:tc>
          <w:tcPr>
            <w:tcW w:w="1496" w:type="dxa"/>
          </w:tcPr>
          <w:p w14:paraId="58AB7AF0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k_TNF_rel</w:t>
            </w:r>
            <w:proofErr w:type="spellEnd"/>
          </w:p>
        </w:tc>
        <w:tc>
          <w:tcPr>
            <w:tcW w:w="1181" w:type="dxa"/>
          </w:tcPr>
          <w:p w14:paraId="45983F6D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0.20</w:t>
            </w:r>
          </w:p>
        </w:tc>
        <w:tc>
          <w:tcPr>
            <w:tcW w:w="1024" w:type="dxa"/>
          </w:tcPr>
          <w:p w14:paraId="7CC6043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539BFCE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M6</w:t>
            </w:r>
          </w:p>
        </w:tc>
        <w:tc>
          <w:tcPr>
            <w:tcW w:w="2677" w:type="dxa"/>
          </w:tcPr>
          <w:p w14:paraId="22431F9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TNF release rate</w:t>
            </w:r>
          </w:p>
        </w:tc>
        <w:tc>
          <w:tcPr>
            <w:tcW w:w="1496" w:type="dxa"/>
          </w:tcPr>
          <w:p w14:paraId="041F914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4A149407" w14:textId="77777777" w:rsidR="00A775D0" w:rsidRPr="000479DB" w:rsidRDefault="007F2873">
            <w:pPr>
              <w:spacing w:line="240" w:lineRule="auto"/>
              <w:rPr>
                <w:sz w:val="20"/>
                <w:szCs w:val="20"/>
              </w:rPr>
            </w:pPr>
            <w:r w:rsidRPr="000479DB">
              <w:rPr>
                <w:rFonts w:ascii="Times New Roman" w:hAnsi="Times New Roman"/>
                <w:b w:val="0"/>
                <w:sz w:val="16"/>
                <w:szCs w:val="20"/>
              </w:rPr>
              <w:t>[29]</w:t>
            </w:r>
          </w:p>
        </w:tc>
      </w:tr>
      <w:tr w:rsidR="00A775D0" w14:paraId="407CA1F2" w14:textId="77777777">
        <w:tc>
          <w:tcPr>
            <w:tcW w:w="1496" w:type="dxa"/>
          </w:tcPr>
          <w:p w14:paraId="44EF37D6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k_TNF_deg</w:t>
            </w:r>
            <w:proofErr w:type="spellEnd"/>
          </w:p>
        </w:tc>
        <w:tc>
          <w:tcPr>
            <w:tcW w:w="1181" w:type="dxa"/>
          </w:tcPr>
          <w:p w14:paraId="283DE93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0.10</w:t>
            </w:r>
          </w:p>
        </w:tc>
        <w:tc>
          <w:tcPr>
            <w:tcW w:w="1024" w:type="dxa"/>
          </w:tcPr>
          <w:p w14:paraId="6A284F4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2776130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M6</w:t>
            </w:r>
          </w:p>
        </w:tc>
        <w:tc>
          <w:tcPr>
            <w:tcW w:w="2677" w:type="dxa"/>
          </w:tcPr>
          <w:p w14:paraId="77C51B9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TNF degradation</w:t>
            </w:r>
          </w:p>
        </w:tc>
        <w:tc>
          <w:tcPr>
            <w:tcW w:w="1496" w:type="dxa"/>
          </w:tcPr>
          <w:p w14:paraId="5FC0F34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0840FED3" w14:textId="77777777" w:rsidR="00A775D0" w:rsidRPr="000479DB" w:rsidRDefault="007F2873">
            <w:pPr>
              <w:spacing w:line="240" w:lineRule="auto"/>
              <w:rPr>
                <w:sz w:val="20"/>
                <w:szCs w:val="20"/>
              </w:rPr>
            </w:pPr>
            <w:r w:rsidRPr="000479DB">
              <w:rPr>
                <w:rFonts w:ascii="Times New Roman" w:hAnsi="Times New Roman"/>
                <w:b w:val="0"/>
                <w:sz w:val="16"/>
                <w:szCs w:val="20"/>
              </w:rPr>
              <w:t>[30]</w:t>
            </w:r>
          </w:p>
        </w:tc>
      </w:tr>
      <w:tr w:rsidR="00A775D0" w14:paraId="650B4A95" w14:textId="77777777">
        <w:tc>
          <w:tcPr>
            <w:tcW w:w="1496" w:type="dxa"/>
          </w:tcPr>
          <w:p w14:paraId="085D8AB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k_IL1b_rel</w:t>
            </w:r>
          </w:p>
        </w:tc>
        <w:tc>
          <w:tcPr>
            <w:tcW w:w="1181" w:type="dxa"/>
          </w:tcPr>
          <w:p w14:paraId="079F8B7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0.15</w:t>
            </w:r>
          </w:p>
        </w:tc>
        <w:tc>
          <w:tcPr>
            <w:tcW w:w="1024" w:type="dxa"/>
          </w:tcPr>
          <w:p w14:paraId="0EB606C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782FFDF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M6</w:t>
            </w:r>
          </w:p>
        </w:tc>
        <w:tc>
          <w:tcPr>
            <w:tcW w:w="2677" w:type="dxa"/>
          </w:tcPr>
          <w:p w14:paraId="642F444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IL-1β release rate</w:t>
            </w:r>
          </w:p>
        </w:tc>
        <w:tc>
          <w:tcPr>
            <w:tcW w:w="1496" w:type="dxa"/>
          </w:tcPr>
          <w:p w14:paraId="045C07C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59A333E9" w14:textId="77777777" w:rsidR="00A775D0" w:rsidRPr="000479DB" w:rsidRDefault="007F2873">
            <w:pPr>
              <w:spacing w:line="240" w:lineRule="auto"/>
              <w:rPr>
                <w:sz w:val="20"/>
                <w:szCs w:val="20"/>
              </w:rPr>
            </w:pPr>
            <w:r w:rsidRPr="000479DB">
              <w:rPr>
                <w:rFonts w:ascii="Times New Roman" w:hAnsi="Times New Roman"/>
                <w:b w:val="0"/>
                <w:sz w:val="16"/>
                <w:szCs w:val="20"/>
              </w:rPr>
              <w:t>[29]</w:t>
            </w:r>
          </w:p>
        </w:tc>
      </w:tr>
      <w:tr w:rsidR="00A775D0" w14:paraId="266E572D" w14:textId="77777777">
        <w:tc>
          <w:tcPr>
            <w:tcW w:w="1496" w:type="dxa"/>
          </w:tcPr>
          <w:p w14:paraId="7D39274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k_IL1b_deg</w:t>
            </w:r>
          </w:p>
        </w:tc>
        <w:tc>
          <w:tcPr>
            <w:tcW w:w="1181" w:type="dxa"/>
          </w:tcPr>
          <w:p w14:paraId="14A4668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0.10</w:t>
            </w:r>
          </w:p>
        </w:tc>
        <w:tc>
          <w:tcPr>
            <w:tcW w:w="1024" w:type="dxa"/>
          </w:tcPr>
          <w:p w14:paraId="01FED2AB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27E49A6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M6</w:t>
            </w:r>
          </w:p>
        </w:tc>
        <w:tc>
          <w:tcPr>
            <w:tcW w:w="2677" w:type="dxa"/>
          </w:tcPr>
          <w:p w14:paraId="08032DD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IL-1β degradation</w:t>
            </w:r>
          </w:p>
        </w:tc>
        <w:tc>
          <w:tcPr>
            <w:tcW w:w="1496" w:type="dxa"/>
          </w:tcPr>
          <w:p w14:paraId="7D018CB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3F7FD72B" w14:textId="77777777" w:rsidR="00A775D0" w:rsidRPr="000479DB" w:rsidRDefault="007F2873">
            <w:pPr>
              <w:spacing w:line="240" w:lineRule="auto"/>
              <w:rPr>
                <w:sz w:val="20"/>
                <w:szCs w:val="20"/>
              </w:rPr>
            </w:pPr>
            <w:r w:rsidRPr="000479DB">
              <w:rPr>
                <w:rFonts w:ascii="Times New Roman" w:hAnsi="Times New Roman"/>
                <w:b w:val="0"/>
                <w:sz w:val="16"/>
                <w:szCs w:val="20"/>
              </w:rPr>
              <w:t>[30]</w:t>
            </w:r>
          </w:p>
        </w:tc>
      </w:tr>
      <w:tr w:rsidR="00A775D0" w14:paraId="0751E8CA" w14:textId="77777777">
        <w:tc>
          <w:tcPr>
            <w:tcW w:w="1496" w:type="dxa"/>
          </w:tcPr>
          <w:p w14:paraId="721328EB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K_motor</w:t>
            </w:r>
            <w:proofErr w:type="spellEnd"/>
          </w:p>
        </w:tc>
        <w:tc>
          <w:tcPr>
            <w:tcW w:w="1181" w:type="dxa"/>
          </w:tcPr>
          <w:p w14:paraId="6415BBD3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0.75</w:t>
            </w:r>
          </w:p>
        </w:tc>
        <w:tc>
          <w:tcPr>
            <w:tcW w:w="1024" w:type="dxa"/>
          </w:tcPr>
          <w:p w14:paraId="30D3829E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3D46AFA1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M7</w:t>
            </w:r>
          </w:p>
        </w:tc>
        <w:tc>
          <w:tcPr>
            <w:tcW w:w="2677" w:type="dxa"/>
          </w:tcPr>
          <w:p w14:paraId="5BCC913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DA neuron threshold for motor deficit</w:t>
            </w:r>
          </w:p>
        </w:tc>
        <w:tc>
          <w:tcPr>
            <w:tcW w:w="1496" w:type="dxa"/>
          </w:tcPr>
          <w:p w14:paraId="51EC1A76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69C00A24" w14:textId="77777777" w:rsidR="00A775D0" w:rsidRPr="000479DB" w:rsidRDefault="007F2873">
            <w:pPr>
              <w:spacing w:line="240" w:lineRule="auto"/>
              <w:rPr>
                <w:sz w:val="20"/>
                <w:szCs w:val="20"/>
              </w:rPr>
            </w:pPr>
            <w:r w:rsidRPr="000479DB">
              <w:rPr>
                <w:rFonts w:ascii="Times New Roman" w:hAnsi="Times New Roman"/>
                <w:b w:val="0"/>
                <w:sz w:val="16"/>
                <w:szCs w:val="20"/>
              </w:rPr>
              <w:t>[31]</w:t>
            </w:r>
          </w:p>
        </w:tc>
      </w:tr>
      <w:tr w:rsidR="00A775D0" w14:paraId="53E946CD" w14:textId="77777777">
        <w:tc>
          <w:tcPr>
            <w:tcW w:w="1496" w:type="dxa"/>
          </w:tcPr>
          <w:p w14:paraId="6C5C3B76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n_motor</w:t>
            </w:r>
            <w:proofErr w:type="spellEnd"/>
          </w:p>
        </w:tc>
        <w:tc>
          <w:tcPr>
            <w:tcW w:w="1181" w:type="dxa"/>
          </w:tcPr>
          <w:p w14:paraId="296212E8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w="1024" w:type="dxa"/>
          </w:tcPr>
          <w:p w14:paraId="327C1DA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5E89910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M7</w:t>
            </w:r>
          </w:p>
        </w:tc>
        <w:tc>
          <w:tcPr>
            <w:tcW w:w="2677" w:type="dxa"/>
          </w:tcPr>
          <w:p w14:paraId="5E8E0785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Motor Hill cooperativity</w:t>
            </w:r>
          </w:p>
        </w:tc>
        <w:tc>
          <w:tcPr>
            <w:tcW w:w="1496" w:type="dxa"/>
          </w:tcPr>
          <w:p w14:paraId="09C35FD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273FC15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Threshold behaviour</w:t>
            </w:r>
          </w:p>
        </w:tc>
      </w:tr>
      <w:tr w:rsidR="00A775D0" w14:paraId="1E552048" w14:textId="77777777">
        <w:tc>
          <w:tcPr>
            <w:tcW w:w="1496" w:type="dxa"/>
          </w:tcPr>
          <w:p w14:paraId="374E0DA6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k_inflam</w:t>
            </w:r>
            <w:proofErr w:type="spellEnd"/>
          </w:p>
        </w:tc>
        <w:tc>
          <w:tcPr>
            <w:tcW w:w="1181" w:type="dxa"/>
          </w:tcPr>
          <w:p w14:paraId="486E77B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0.30</w:t>
            </w:r>
          </w:p>
        </w:tc>
        <w:tc>
          <w:tcPr>
            <w:tcW w:w="1024" w:type="dxa"/>
          </w:tcPr>
          <w:p w14:paraId="50F37C3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  <w:tc>
          <w:tcPr>
            <w:tcW w:w="1024" w:type="dxa"/>
          </w:tcPr>
          <w:p w14:paraId="27F18142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M7</w:t>
            </w:r>
          </w:p>
        </w:tc>
        <w:tc>
          <w:tcPr>
            <w:tcW w:w="2677" w:type="dxa"/>
          </w:tcPr>
          <w:p w14:paraId="76F87FB0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Inflammation contribution to motor</w:t>
            </w:r>
          </w:p>
        </w:tc>
        <w:tc>
          <w:tcPr>
            <w:tcW w:w="1496" w:type="dxa"/>
          </w:tcPr>
          <w:p w14:paraId="3647846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Estimated</w:t>
            </w:r>
          </w:p>
        </w:tc>
        <w:tc>
          <w:tcPr>
            <w:tcW w:w="1339" w:type="dxa"/>
          </w:tcPr>
          <w:p w14:paraId="70AFAB8C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Calibration</w:t>
            </w:r>
          </w:p>
        </w:tc>
      </w:tr>
      <w:tr w:rsidR="00A775D0" w14:paraId="51FC5B12" w14:textId="77777777">
        <w:tc>
          <w:tcPr>
            <w:tcW w:w="1496" w:type="dxa"/>
          </w:tcPr>
          <w:p w14:paraId="42C43EE6" w14:textId="77777777" w:rsidR="00A775D0" w:rsidRDefault="007F2873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  <w:b w:val="0"/>
                <w:sz w:val="16"/>
              </w:rPr>
              <w:t>k_motor_rate</w:t>
            </w:r>
            <w:proofErr w:type="spellEnd"/>
          </w:p>
        </w:tc>
        <w:tc>
          <w:tcPr>
            <w:tcW w:w="1181" w:type="dxa"/>
          </w:tcPr>
          <w:p w14:paraId="7DADE81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0.05</w:t>
            </w:r>
          </w:p>
        </w:tc>
        <w:tc>
          <w:tcPr>
            <w:tcW w:w="1024" w:type="dxa"/>
          </w:tcPr>
          <w:p w14:paraId="13AE1287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h⁻¹</w:t>
            </w:r>
          </w:p>
        </w:tc>
        <w:tc>
          <w:tcPr>
            <w:tcW w:w="1024" w:type="dxa"/>
          </w:tcPr>
          <w:p w14:paraId="180979DF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M7</w:t>
            </w:r>
          </w:p>
        </w:tc>
        <w:tc>
          <w:tcPr>
            <w:tcW w:w="2677" w:type="dxa"/>
          </w:tcPr>
          <w:p w14:paraId="3E9515A9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Motor score approach rate</w:t>
            </w:r>
          </w:p>
        </w:tc>
        <w:tc>
          <w:tcPr>
            <w:tcW w:w="1496" w:type="dxa"/>
          </w:tcPr>
          <w:p w14:paraId="786CD054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Assumed</w:t>
            </w:r>
          </w:p>
        </w:tc>
        <w:tc>
          <w:tcPr>
            <w:tcW w:w="1339" w:type="dxa"/>
          </w:tcPr>
          <w:p w14:paraId="018121DA" w14:textId="77777777" w:rsidR="00A775D0" w:rsidRDefault="007F2873"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Timescale matching</w:t>
            </w:r>
          </w:p>
        </w:tc>
      </w:tr>
    </w:tbl>
    <w:p>
      <w:pPr>
        <w:spacing w:before="240" w:after="80"/>
        <w:pageBreakBefore/>
        <w:keepNext/>
      </w:pPr>
      <w:r>
        <w:rPr>
          <w:rFonts w:ascii="Times New Roman" w:hAnsi="Times New Roman"/>
          <w:b/>
          <w:sz w:val="22"/>
        </w:rPr>
        <w:t xml:space="preserve">Table ST2. Virtual population parameter specifications </w:t>
      </w:r>
      <w:del w:id="90644" w:author="Claude (corrected analyses)" w:date="2026-09-23T12:00:00Z">
        <w:r>
          <w:rPr>
            <w:rFonts w:ascii="Times New Roman" w:hAnsi="Times New Roman"/>
            <w:b/>
            <w:sz w:val="22"/>
          </w:rPr>
          <w:delText xml:space="preserve">(N = 250/arm)</w:delText>
        </w:r>
      </w:del>
      <w:ins w:id="90645" w:author="Claude (corrected analyses)" w:date="2026-09-23T12:00:00Z">
        <w:r>
          <w:rPr>
            <w:rFonts w:ascii="Times New Roman" w:hAnsi="Times New Roman"/>
            <w:b/>
            <w:sz w:val="22"/>
          </w:rPr>
          <w:t xml:space="preserve">(n = 250 enrolled; four matched arms)</w:t>
        </w:r>
      </w:ins>
      <w:r>
        <w:rPr>
          <w:rFonts w:ascii="Times New Roman" w:hAnsi="Times New Roman"/>
          <w:b/>
          <w:sz w:val="22"/>
        </w:rPr>
        <w:t xml:space="preserve">.</w:t>
      </w:r>
    </w:p>
    <w:p>
      <w:pPr>
        <w:spacing w:before="40" w:after="240"/>
      </w:pPr>
      <w:r>
        <w:rPr>
          <w:rFonts w:ascii="Times New Roman" w:hAnsi="Times New Roman"/>
          <w:i w:val="0"/>
          <w:sz w:val="18"/>
        </w:rPr>
        <w:t xml:space="preserve">Death rate nominals are human-scaled (mouse value × death_scale_human = 0.06). Log-normal sampling ensures positivity: σ = √(ln(1+CV²)), μ = ln(nominal) − σ²/2. Disease modifiers use truncated normal to prevent physiologically implausible values. </w:t>
      </w:r>
      <w:del w:id="90646" w:author="Claude (corrected analyses)" w:date="2026-09-23T12:00:00Z">
        <w:r>
          <w:rPr>
            <w:rFonts w:ascii="Times New Roman" w:hAnsi="Times New Roman"/>
            <w:i w:val="0"/>
            <w:sz w:val="18"/>
          </w:rPr>
          <w:delText xml:space="preserve">4 arms: placebo, 10 mg, 30 mg, 60 mg SC daily; 547 days; 244/250 patients completed per arm (97.6%).</w:delText>
        </w:r>
      </w:del>
      <w:ins w:id="90647" w:author="Claude (corrected analyses)" w:date="2026-09-23T12:00:00Z">
        <w:r>
          <w:rPr>
            <w:rFonts w:ascii="Times New Roman" w:hAnsi="Times New Roman"/>
            <w:i w:val="0"/>
            <w:sz w:val="18"/>
          </w:rPr>
          <w:t xml:space="preserve">Candidates were screened until untreated DA neuron survival fell below 0.70 within 30 years (271 screened; 21 did not reach onset), then progressed untreated for a 12-month diagnostic delay; the 250 enrolled patients were each simulated in four matched arms (placebo, 10, 30, and 60 mg SC daily; 547 days), and all 250 were analysed. Drug exposure was normalised to the nominal human steady-state reference, preserving between-patient PK variability.</w:t>
        </w:r>
      </w:ins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124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Nominal Value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CV</w:t>
            </w:r>
          </w:p>
        </w:tc>
        <w:tc>
          <w:tcPr>
            <w:tcW w:type="dxa" w:w="158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Distribution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Bounds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k_ROS_basal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0.122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Log-normal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PD mechanism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K_mPTP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0.40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Log-normal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PD mechanism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k_SOD2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Log-normal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PD mechanism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k_agg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0.009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0.30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Log-normal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PD mechanism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k_shunt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0.125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0.20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Log-normal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PD mechanism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k_clear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0.241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Log-normal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PD mechanism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k_death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4.2×10⁻⁵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0.30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Log-normal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PD mechanism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K_death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Log-normal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PD mechanism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k_death_inflam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1.2×10⁻⁵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0.50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Log-normal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PD mechanism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k_death_aSyn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9.0×10⁻⁶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0.50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Log-normal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PD mechanism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k_a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0.40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0.30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Log-normal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k_e,plasma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0.032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0.30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Log-normal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k_brain_in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0.015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0.40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Log-normal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CI_max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0.90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SD=0.03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Normal (truncated)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Disease modifier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[0.80, 0.96]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α_clear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0.35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SD=0.05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Normal (truncated)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Disease modifier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[0.20, 0.55]</w:t>
            </w:r>
          </w:p>
        </w:tc>
      </w:tr>
    </w:tbl>
    <w:p>
      <w:pPr>
        <w:spacing w:before="240" w:after="80"/>
        <w:pageBreakBefore/>
        <w:keepNext/>
      </w:pPr>
      <w:r>
        <w:rPr>
          <w:rFonts w:ascii="Times New Roman" w:hAnsi="Times New Roman"/>
          <w:b/>
          <w:sz w:val="22"/>
        </w:rPr>
        <w:t>Table ST3. Uncertainty quantification: bootstrap confidence intervals and parameter envelope.</w:t>
      </w:r>
    </w:p>
    <w:p>
      <w:pPr>
        <w:spacing w:before="160" w:after="80"/>
        <w:keepNext/>
      </w:pPr>
      <w:r>
        <w:rPr>
          <w:rFonts w:ascii="Times New Roman" w:hAnsi="Times New Roman"/>
          <w:b/>
          <w:sz w:val="20"/>
        </w:rPr>
        <w:t xml:space="preserve">A. Bootstrap 95% confidence intervals </w:t>
      </w:r>
      <w:del w:id="90648" w:author="Claude (corrected analyses)" w:date="2026-09-23T12:00:00Z">
        <w:r>
          <w:rPr>
            <w:rFonts w:ascii="Times New Roman" w:hAnsi="Times New Roman"/>
            <w:b/>
            <w:sz w:val="20"/>
          </w:rPr>
          <w:delText xml:space="preserve">(B = 10,000, percentile method)</w:delText>
        </w:r>
      </w:del>
      <w:ins w:id="90649" w:author="Claude (corrected analyses)" w:date="2026-09-23T12:00:00Z">
        <w:r>
          <w:rPr>
            <w:rFonts w:ascii="Times New Roman" w:hAnsi="Times New Roman"/>
            <w:b/>
            <w:sz w:val="20"/>
          </w:rPr>
          <w:t xml:space="preserve">(B = 10,000, percentile method; scenario A)</w:t>
        </w:r>
      </w:ins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Dose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Endpoint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124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Point Estimate</w:t>
            </w:r>
          </w:p>
        </w:tc>
        <w:tc>
          <w:tcPr>
            <w:tcW w:type="dxa" w:w="124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95% CI Lower</w:t>
            </w:r>
          </w:p>
        </w:tc>
        <w:tc>
          <w:tcPr>
            <w:tcW w:type="dxa" w:w="124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95% CI Upper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10 mg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DA neuron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d_unpaired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50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133</w:delText>
              </w:r>
            </w:del>
            <w:ins w:id="90651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075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52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100</w:delText>
              </w:r>
            </w:del>
            <w:ins w:id="90653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062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54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170</w:delText>
              </w:r>
            </w:del>
            <w:ins w:id="90655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090</w:t>
              </w:r>
            </w:ins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10 mg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DA neuron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Cliff’s δ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56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074</w:delText>
              </w:r>
            </w:del>
            <w:ins w:id="90657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059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0.054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58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097</w:delText>
              </w:r>
            </w:del>
            <w:ins w:id="90659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073</w:t>
              </w:r>
            </w:ins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10 mg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DA neuron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660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MCID </w:delText>
              </w:r>
            </w:del>
            <w:ins w:id="90661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Threshold 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Resp. 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662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16.4</w:delText>
              </w:r>
            </w:del>
            <w:ins w:id="90663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4.8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664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12.3</w:delText>
              </w:r>
            </w:del>
            <w:ins w:id="90665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2.4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666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21.3</w:delText>
              </w:r>
            </w:del>
            <w:ins w:id="90667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7.6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%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30 mg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DA neuron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d_unpaired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68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221</w:delText>
              </w:r>
            </w:del>
            <w:ins w:id="90669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117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70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177</w:delText>
              </w:r>
            </w:del>
            <w:ins w:id="90671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099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72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273</w:delText>
              </w:r>
            </w:del>
            <w:ins w:id="90673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137</w:t>
              </w:r>
            </w:ins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30 mg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DA neuron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Cliff’s δ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74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126</w:delText>
              </w:r>
            </w:del>
            <w:ins w:id="90675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090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76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103</w:delText>
              </w:r>
            </w:del>
            <w:ins w:id="90677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082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78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160</w:delText>
              </w:r>
            </w:del>
            <w:ins w:id="90679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106</w:t>
              </w:r>
            </w:ins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30 mg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DA neuron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680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MCID </w:delText>
              </w:r>
            </w:del>
            <w:ins w:id="90681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Threshold 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Resp. 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682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25.8</w:delText>
              </w:r>
            </w:del>
            <w:ins w:id="90683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9.6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684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20.5</w:delText>
              </w:r>
            </w:del>
            <w:ins w:id="90685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6.0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686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31</w:delText>
              </w:r>
            </w:del>
            <w:ins w:id="90687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13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.6%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60 mg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DA neuron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d_unpaired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88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273</w:delText>
              </w:r>
            </w:del>
            <w:ins w:id="90689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148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90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224</w:delText>
              </w:r>
            </w:del>
            <w:ins w:id="90691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127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92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330</w:delText>
              </w:r>
            </w:del>
            <w:ins w:id="90693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172</w:t>
              </w:r>
            </w:ins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60 mg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DA neuron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Cliff’s δ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94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164</w:delText>
              </w:r>
            </w:del>
            <w:ins w:id="90695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109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96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134</w:delText>
              </w:r>
            </w:del>
            <w:ins w:id="90697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101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698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198</w:delText>
              </w:r>
            </w:del>
            <w:ins w:id="90699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126</w:t>
              </w:r>
            </w:ins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60 mg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DA neuron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700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MCID </w:delText>
              </w:r>
            </w:del>
            <w:ins w:id="90701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Threshold 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Resp. 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702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31.6</w:delText>
              </w:r>
            </w:del>
            <w:ins w:id="90703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14.0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704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26.2</w:delText>
              </w:r>
            </w:del>
            <w:ins w:id="90705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10.0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706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37.3</w:delText>
              </w:r>
            </w:del>
            <w:ins w:id="90707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18.4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%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30 mg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Motor score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d_unpaired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708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221</w:delText>
              </w:r>
            </w:del>
            <w:ins w:id="90709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136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710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174</w:delText>
              </w:r>
            </w:del>
            <w:ins w:id="90711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116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712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273</w:delText>
              </w:r>
            </w:del>
            <w:ins w:id="90713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159</w:t>
              </w:r>
            </w:ins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30 mg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Motor score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Cliff’s δ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714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180</w:delText>
              </w:r>
            </w:del>
            <w:ins w:id="90715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124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716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147</w:delText>
              </w:r>
            </w:del>
            <w:ins w:id="90717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113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718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216</w:delText>
              </w:r>
            </w:del>
            <w:ins w:id="90719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145</w:t>
              </w:r>
            </w:ins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30 mg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Motor score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720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MCID </w:delText>
              </w:r>
            </w:del>
            <w:ins w:id="90721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Threshold 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Resp. 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722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17.2</w:delText>
              </w:r>
            </w:del>
            <w:ins w:id="90723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28.4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724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13.1</w:delText>
              </w:r>
            </w:del>
            <w:ins w:id="90725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22.8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726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21.7</w:delText>
              </w:r>
            </w:del>
            <w:ins w:id="90727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34.0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%</w:t>
            </w:r>
          </w:p>
        </w:tc>
      </w:tr>
    </w:tbl>
    <w:p>
      <w:pPr>
        <w:spacing w:before="160" w:after="80"/>
        <w:keepNext/>
      </w:pPr>
      <w:r>
        <w:rPr>
          <w:rFonts w:ascii="Times New Roman" w:hAnsi="Times New Roman"/>
          <w:b/>
          <w:sz w:val="20"/>
        </w:rPr>
        <w:t>B. Joint parameter uncertainty envelope (125-combination sweep)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Sweep Range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Nominal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Impact on d_unpaired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CI_max_human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0.86–0.94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0.90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728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>Moderate</w:delText>
              </w:r>
            </w:del>
            <w:ins w:id="90729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1.3-fold range in mean DA_saved</w:t>
              </w:r>
            </w:ins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α_clear_human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0.28–0.42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0.35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Largest (</w:t>
            </w:r>
            <w:del w:id="90732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±2.6×</w:delText>
              </w:r>
            </w:del>
            <w:ins w:id="90733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2.4-fold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 range </w:t>
            </w:r>
            <w:del w:id="90730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on</w:delText>
              </w:r>
            </w:del>
            <w:ins w:id="90731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in mean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 DA_saved)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death_scale_human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0.04–0.08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0.06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734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>±31% relative uncertainty</w:delText>
              </w:r>
            </w:del>
            <w:ins w:id="90735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1.8-fold range in mean DA_saved</w:t>
              </w:r>
            </w:ins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30 mg DA_saved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736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>95% envelope</w:delText>
              </w:r>
            </w:del>
            <w:ins w:id="90737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2.5th–97.5th percentile</w:t>
              </w:r>
            </w:ins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738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044</w:delText>
              </w:r>
            </w:del>
            <w:ins w:id="90739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024</w:t>
              </w:r>
            </w:ins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[0.</w:t>
            </w:r>
            <w:del w:id="90742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015</w:delText>
              </w:r>
            </w:del>
            <w:ins w:id="90743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011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, 0.</w:t>
            </w:r>
            <w:del w:id="90740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069</w:delText>
              </w:r>
            </w:del>
            <w:ins w:id="90741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045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]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30 mg d_unpaired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Approx. range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744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221</w:delText>
              </w:r>
            </w:del>
            <w:ins w:id="90745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117</w:t>
              </w:r>
            </w:ins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[0.</w:t>
            </w:r>
            <w:del w:id="90748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062</w:delText>
              </w:r>
            </w:del>
            <w:ins w:id="90749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05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, 0.</w:t>
            </w:r>
            <w:del w:id="90746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403</w:delText>
              </w:r>
            </w:del>
            <w:ins w:id="90747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28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]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 w:val="0"/>
          <w:sz w:val="18"/>
        </w:rPr>
        <w:t xml:space="preserve">Bootstrap: nonparametric resampling of matched </w:t>
      </w:r>
      <w:del w:id="90757" w:author="Claude (corrected analyses)" w:date="2026-09-23T12:00:00Z">
        <w:r>
          <w:rPr>
            <w:rFonts w:ascii="Times New Roman" w:hAnsi="Times New Roman"/>
            <w:i w:val="0"/>
            <w:sz w:val="18"/>
          </w:rPr>
          <w:delText xml:space="preserve">patient pairs</w:delText>
        </w:r>
      </w:del>
      <w:ins w:id="90758" w:author="Claude (corrected analyses)" w:date="2026-09-23T12:00:00Z">
        <w:r>
          <w:rPr>
            <w:rFonts w:ascii="Times New Roman" w:hAnsi="Times New Roman"/>
            <w:i w:val="0"/>
            <w:sz w:val="18"/>
          </w:rPr>
          <w:t xml:space="preserve">virtual patients</w:t>
        </w:r>
      </w:ins>
      <w:r>
        <w:rPr>
          <w:rFonts w:ascii="Times New Roman" w:hAnsi="Times New Roman"/>
          <w:i w:val="0"/>
          <w:sz w:val="18"/>
        </w:rPr>
        <w:t xml:space="preserve"> across all 4 arms</w:t>
      </w:r>
      <w:ins w:id="90756" w:author="Claude (corrected analyses)" w:date="2026-09-23T12:00:00Z">
        <w:r>
          <w:rPr>
            <w:rFonts w:ascii="Times New Roman" w:hAnsi="Times New Roman"/>
            <w:i w:val="0"/>
            <w:sz w:val="18"/>
          </w:rPr>
          <w:t xml:space="preserve">; intervals describe simulation precision within one assumed population, not uncertainty in the clinical effect</w:t>
        </w:r>
      </w:ins>
      <w:r>
        <w:rPr>
          <w:rFonts w:ascii="Times New Roman" w:hAnsi="Times New Roman"/>
          <w:i w:val="0"/>
          <w:sz w:val="18"/>
        </w:rPr>
        <w:t xml:space="preserve">. Parameter envelope: 5 × 5 × 5 grid sweep of three translational parameters</w:t>
      </w:r>
      <w:ins w:id="90755" w:author="Claude (corrected analyses)" w:date="2026-09-23T12:00:00Z">
        <w:r>
          <w:rPr>
            <w:rFonts w:ascii="Times New Roman" w:hAnsi="Times New Roman"/>
            <w:i w:val="0"/>
            <w:sz w:val="18"/>
          </w:rPr>
          <w:t xml:space="preserve"> (scenario A; all 125 combinations reached symptom onset); approximate d = DA_saved divided by the pooled 18-month SD of the virtual trial (0.182)</w:t>
        </w:r>
      </w:ins>
      <w:r>
        <w:rPr>
          <w:rFonts w:ascii="Times New Roman" w:hAnsi="Times New Roman"/>
          <w:i w:val="0"/>
          <w:sz w:val="18"/>
        </w:rPr>
        <w:t xml:space="preserve">. Nominal d_unpaired (0.</w:t>
      </w:r>
      <w:del w:id="90753" w:author="Claude (corrected analyses)" w:date="2026-09-23T12:00:00Z">
        <w:r>
          <w:rPr>
            <w:rFonts w:ascii="Times New Roman" w:hAnsi="Times New Roman"/>
            <w:i w:val="0"/>
            <w:sz w:val="18"/>
          </w:rPr>
          <w:delText xml:space="preserve">221</w:delText>
        </w:r>
      </w:del>
      <w:ins w:id="90754" w:author="Claude (corrected analyses)" w:date="2026-09-23T12:00:00Z">
        <w:r>
          <w:rPr>
            <w:rFonts w:ascii="Times New Roman" w:hAnsi="Times New Roman"/>
            <w:i w:val="0"/>
            <w:sz w:val="18"/>
          </w:rPr>
          <w:t xml:space="preserve">117</w:t>
        </w:r>
      </w:ins>
      <w:r>
        <w:rPr>
          <w:rFonts w:ascii="Times New Roman" w:hAnsi="Times New Roman"/>
          <w:i w:val="0"/>
          <w:sz w:val="18"/>
        </w:rPr>
        <w:t xml:space="preserve">) sits within </w:t>
      </w:r>
      <w:del w:id="90751" w:author="Claude (corrected analyses)" w:date="2026-09-23T12:00:00Z">
        <w:r>
          <w:rPr>
            <w:rFonts w:ascii="Times New Roman" w:hAnsi="Times New Roman"/>
            <w:i w:val="0"/>
            <w:sz w:val="18"/>
          </w:rPr>
          <w:delText xml:space="preserve">the credible</w:delText>
        </w:r>
      </w:del>
      <w:ins w:id="90752" w:author="Claude (corrected analyses)" w:date="2026-09-23T12:00:00Z">
        <w:r>
          <w:rPr>
            <w:rFonts w:ascii="Times New Roman" w:hAnsi="Times New Roman"/>
            <w:i w:val="0"/>
            <w:sz w:val="18"/>
          </w:rPr>
          <w:t xml:space="preserve">this</w:t>
        </w:r>
      </w:ins>
      <w:r>
        <w:rPr>
          <w:rFonts w:ascii="Times New Roman" w:hAnsi="Times New Roman"/>
          <w:i w:val="0"/>
          <w:sz w:val="18"/>
        </w:rPr>
        <w:t xml:space="preserve"> range</w:t>
      </w:r>
      <w:ins w:id="90750" w:author="Claude (corrected analyses)" w:date="2026-09-23T12:00:00Z">
        <w:r>
          <w:rPr>
            <w:rFonts w:ascii="Times New Roman" w:hAnsi="Times New Roman"/>
            <w:i w:val="0"/>
            <w:sz w:val="18"/>
          </w:rPr>
          <w:t xml:space="preserve">. Scenario B (k_drug = 0.100 h⁻¹): 30 mg d = 0.080 (DA neuron) and 0.093 (motor score); DA_saved 2.5th–97.5th percentile [0.008, 0.033]</w:t>
        </w:r>
      </w:ins>
      <w:r>
        <w:rPr>
          <w:rFonts w:ascii="Times New Roman" w:hAnsi="Times New Roman"/>
          <w:i w:val="0"/>
          <w:sz w:val="18"/>
        </w:rPr>
        <w:t xml:space="preserve">. α_clear dominates uncertainty because it directly gates vicious cycle entry via aSyn clearance.</w:t>
      </w:r>
    </w:p>
    <w:p>
      <w:pPr>
        <w:spacing w:before="240" w:after="80"/>
        <w:pageBreakBefore/>
        <w:keepNext/>
      </w:pPr>
      <w:r>
        <w:rPr>
          <w:rFonts w:ascii="Times New Roman" w:hAnsi="Times New Roman"/>
          <w:b/>
          <w:sz w:val="22"/>
        </w:rPr>
        <w:t>Table ST4. Phased simulation: disease milestones and treatment delay analysis.</w:t>
      </w:r>
    </w:p>
    <w:p>
      <w:pPr>
        <w:spacing w:before="160" w:after="80"/>
        <w:keepNext/>
      </w:pPr>
      <w:r>
        <w:rPr>
          <w:rFonts w:ascii="Times New Roman" w:hAnsi="Times New Roman"/>
          <w:b/>
          <w:sz w:val="20"/>
        </w:rPr>
        <w:t>A. Disease progression milestones (human timescale)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Milestone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DA Neuron Threshold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Time (Years)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Literature Reference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Prodromal onset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&lt;70% (30% loss)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5.6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Postuma 2012: 5–10 yr prodromal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Diagnosis (after 12-mo delay)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&lt;70% + 12 mo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6.6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Breen 2013: median 12 mo to Dx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Clinical PD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&lt;50% (50% loss)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10.8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Fearnley &amp; Lees 1991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Bernheimer threshold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&lt;40% (60% loss)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14.3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Bernheimer 1973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Healthy baseline (20 yr)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90.4%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20.0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~5%/decade age-related</w:t>
            </w:r>
          </w:p>
        </w:tc>
      </w:tr>
    </w:tbl>
    <w:p>
      <w:pPr>
        <w:spacing w:before="160" w:after="80"/>
        <w:keepNext/>
      </w:pPr>
      <w:r>
        <w:rPr>
          <w:rFonts w:ascii="Times New Roman" w:hAnsi="Times New Roman"/>
          <w:b/>
          <w:sz w:val="20"/>
        </w:rPr>
        <w:t xml:space="preserve">B. Treatment efficacy by dose and diagnostic delay </w:t>
      </w:r>
      <w:del w:id="90759" w:author="Claude (corrected analyses)" w:date="2026-09-23T12:00:00Z">
        <w:r>
          <w:rPr>
            <w:rFonts w:ascii="Times New Roman" w:hAnsi="Times New Roman"/>
            <w:b/>
            <w:sz w:val="20"/>
          </w:rPr>
          <w:delText xml:space="preserve">(18-month treatment, 30 mg)</w:delText>
        </w:r>
      </w:del>
      <w:ins w:id="90760" w:author="Claude (corrected analyses)" w:date="2026-09-23T12:00:00Z">
        <w:r>
          <w:rPr>
            <w:rFonts w:ascii="Times New Roman" w:hAnsi="Times New Roman"/>
            <w:b/>
            <w:sz w:val="20"/>
          </w:rPr>
          <w:t xml:space="preserve">(18-month treatment, 30 mg, scenario A)</w:t>
        </w:r>
      </w:ins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24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Delay from</w:t>
              <w:br/>
              <w:t>Symptoms</w:t>
            </w:r>
          </w:p>
        </w:tc>
        <w:tc>
          <w:tcPr>
            <w:tcW w:type="dxa" w:w="124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DA at</w:t>
              <w:br/>
              <w:t>Treatment Start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DA After</w:t>
              <w:br/>
              <w:t>18-mo Treatment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DA Without</w:t>
              <w:br/>
              <w:t>Treatment</w:t>
            </w:r>
          </w:p>
        </w:tc>
        <w:tc>
          <w:tcPr>
            <w:tcW w:type="dxa" w:w="124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ΔDA</w:t>
              <w:br/>
              <w:t>(drug benefit)</w:t>
            </w:r>
          </w:p>
        </w:tc>
        <w:tc>
          <w:tcPr>
            <w:tcW w:type="dxa" w:w="124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Efficacy</w:t>
              <w:br/>
              <w:t>Loss vs 0-mo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 months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0.700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761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744</w:delText>
              </w:r>
            </w:del>
            <w:ins w:id="90762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661</w:t>
              </w:r>
            </w:ins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763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656</w:delText>
              </w:r>
            </w:del>
            <w:ins w:id="90764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636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+0.</w:t>
            </w:r>
            <w:del w:id="90765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088</w:delText>
              </w:r>
            </w:del>
            <w:ins w:id="90766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025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Reference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6 months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0.678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773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720</w:delText>
              </w:r>
            </w:del>
            <w:ins w:id="90774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640</w:t>
              </w:r>
            </w:ins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775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634</w:delText>
              </w:r>
            </w:del>
            <w:ins w:id="90776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616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+0.</w:t>
            </w:r>
            <w:del w:id="90777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086</w:delText>
              </w:r>
            </w:del>
            <w:ins w:id="90778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025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−</w:t>
            </w:r>
            <w:del w:id="90779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2</w:delText>
              </w:r>
            </w:del>
            <w:ins w:id="90780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3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12 months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0.656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787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700</w:delText>
              </w:r>
            </w:del>
            <w:ins w:id="90788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620</w:t>
              </w:r>
            </w:ins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789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612</w:delText>
              </w:r>
            </w:del>
            <w:ins w:id="90790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596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+0.</w:t>
            </w:r>
            <w:del w:id="90791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088</w:delText>
              </w:r>
            </w:del>
            <w:ins w:id="90792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024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del w:id="90793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</w:delText>
              </w:r>
            </w:del>
            <w:ins w:id="90794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−6</w:t>
              </w:r>
            </w:ins>
            <w:r>
              <w:rPr>
                <w:rFonts w:ascii="Times New Roman" w:hAnsi="Times New Roman"/>
                <w:b w:val="0"/>
                <w:sz w:val="18"/>
              </w:rPr>
              <w:t xml:space="preserve">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24 months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801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612</w:delText>
              </w:r>
            </w:del>
            <w:ins w:id="90802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616</w:t>
              </w:r>
            </w:ins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803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649</w:delText>
              </w:r>
            </w:del>
            <w:ins w:id="90804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581</w:t>
              </w:r>
            </w:ins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0.</w:t>
            </w:r>
            <w:del w:id="90805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572</w:delText>
              </w:r>
            </w:del>
            <w:ins w:id="90806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559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+0.</w:t>
            </w:r>
            <w:del w:id="90807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077</w:delText>
              </w:r>
            </w:del>
            <w:ins w:id="90808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022</w:t>
              </w:r>
            </w:ins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−12%</w:t>
            </w:r>
          </w:p>
        </w:tc>
      </w:tr>
    </w:tbl>
    <w:p>
      <w:pPr>
        <w:spacing w:before="160" w:after="80"/>
        <w:keepNext/>
      </w:pPr>
      <w:r>
        <w:rPr>
          <w:rFonts w:ascii="Times New Roman" w:hAnsi="Times New Roman"/>
          <w:b/>
          <w:sz w:val="20"/>
        </w:rPr>
        <w:t>C. Drug benefit (ΔDA) across doses and delays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Delay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10 mg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30 mg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60 mg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 months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+0.</w:t>
            </w:r>
            <w:del w:id="90767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052</w:delText>
              </w:r>
            </w:del>
            <w:ins w:id="90768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017</w:t>
              </w:r>
            </w:ins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+0.</w:t>
            </w:r>
            <w:del w:id="90769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088</w:delText>
              </w:r>
            </w:del>
            <w:ins w:id="90770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025</w:t>
              </w:r>
            </w:ins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+0.</w:t>
            </w:r>
            <w:del w:id="90771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107</w:delText>
              </w:r>
            </w:del>
            <w:ins w:id="90772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029</w:t>
              </w:r>
            </w:ins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6 months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+0.</w:t>
            </w:r>
            <w:del w:id="90781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051</w:delText>
              </w:r>
            </w:del>
            <w:ins w:id="90782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017</w:t>
              </w:r>
            </w:ins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+0.</w:t>
            </w:r>
            <w:del w:id="90783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086</w:delText>
              </w:r>
            </w:del>
            <w:ins w:id="90784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025</w:t>
              </w:r>
            </w:ins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+0.</w:t>
            </w:r>
            <w:del w:id="90785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105</w:delText>
              </w:r>
            </w:del>
            <w:ins w:id="90786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028</w:t>
              </w:r>
            </w:ins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12 months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+0.</w:t>
            </w:r>
            <w:del w:id="90795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050</w:delText>
              </w:r>
            </w:del>
            <w:ins w:id="90796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016</w:t>
              </w:r>
            </w:ins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+0.</w:t>
            </w:r>
            <w:del w:id="90797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088</w:delText>
              </w:r>
            </w:del>
            <w:ins w:id="90798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024</w:t>
              </w:r>
            </w:ins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+0.</w:t>
            </w:r>
            <w:del w:id="90799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106</w:delText>
              </w:r>
            </w:del>
            <w:ins w:id="90800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027</w:t>
              </w:r>
            </w:ins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24 months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+0.</w:t>
            </w:r>
            <w:del w:id="90809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045</w:delText>
              </w:r>
            </w:del>
            <w:ins w:id="90810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015</w:t>
              </w:r>
            </w:ins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+0.</w:t>
            </w:r>
            <w:del w:id="90811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077</w:delText>
              </w:r>
            </w:del>
            <w:ins w:id="90812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022</w:t>
              </w:r>
            </w:ins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 xml:space="preserve">+0.</w:t>
            </w:r>
            <w:del w:id="90813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delText xml:space="preserve">094</w:delText>
              </w:r>
            </w:del>
            <w:ins w:id="90814" w:author="Claude (corrected analyses)" w:date="2026-09-23T12:00:00Z">
              <w:r>
                <w:rPr>
                  <w:rFonts w:ascii="Times New Roman" w:hAnsi="Times New Roman"/>
                  <w:b w:val="0"/>
                  <w:sz w:val="18"/>
                </w:rPr>
                <w:t xml:space="preserve">025</w:t>
              </w:r>
            </w:ins>
          </w:p>
        </w:tc>
      </w:tr>
    </w:tbl>
    <w:p>
      <w:pPr>
        <w:spacing w:before="40" w:after="240"/>
      </w:pPr>
      <w:r>
        <w:rPr>
          <w:rFonts w:ascii="Times New Roman" w:hAnsi="Times New Roman"/>
          <w:i w:val="0"/>
          <w:sz w:val="18"/>
        </w:rPr>
        <w:t xml:space="preserve">Phased simulation: prodromal progression → diagnostic delay → treatment initiation. State vector extracted at each phase transition via init_override parameter. Efficacy loss with 24-month delay: ~12% relative to immediate treatment. </w:t>
      </w:r>
      <w:del w:id="90815" w:author="Claude (corrected analyses)" w:date="2026-09-23T12:00:00Z">
        <w:r>
          <w:rPr>
            <w:rFonts w:ascii="Times New Roman" w:hAnsi="Times New Roman"/>
            <w:i w:val="0"/>
            <w:sz w:val="18"/>
          </w:rPr>
          <w:delText xml:space="preserve">Drug benefit is robust across delays</w:delText>
        </w:r>
      </w:del>
      <w:ins w:id="90816" w:author="Claude (corrected analyses)" w:date="2026-09-23T12:00:00Z">
        <w:r>
          <w:rPr>
            <w:rFonts w:ascii="Times New Roman" w:hAnsi="Times New Roman"/>
            <w:i w:val="0"/>
            <w:sz w:val="18"/>
          </w:rPr>
          <w:t xml:space="preserve">Treated DA neuron survival never exceeds survival at treatment start, and the untreated comparator is evaluated at the same 18-month time point. Drug benefit is robust across delays</w:t>
        </w:r>
      </w:ins>
      <w:r>
        <w:rPr>
          <w:rFonts w:ascii="Times New Roman" w:hAnsi="Times New Roman"/>
          <w:i w:val="0"/>
          <w:sz w:val="18"/>
        </w:rPr>
        <w:t xml:space="preserve">, consistent with partial vicious cycle interruption being effective even with advanced disease.</w:t>
      </w:r>
    </w:p>
    <w:p>
      <w:pPr>
        <w:sectPr w:rsidR="00FC693F" w:rsidRPr="0006063C" w:rsidSect="00034616">
          <w:type w:val="nextPage"/>
          <w:pgSz w:w="11906" w:h="16838"/>
          <w:pgMar w:top="1134" w:right="850" w:bottom="1134" w:left="850" w:header="720" w:footer="720" w:gutter="0"/>
          <w:cols w:space="720"/>
          <w:docGrid w:linePitch="360"/>
        </w:sectPr>
      </w:pPr>
    </w:p>
    <w:p>
      <w:pPr>
        <w:spacing w:before="240" w:after="80"/>
        <w:keepNext/>
      </w:pPr>
      <w:r>
        <w:t xml:space="preserve">Table ST5. Complete QSP model equations, state variables, and inter-module coupling.</w:t>
      </w:r>
    </w:p>
    <w:tbl>
      <w:tblPr>
        <w:tblStyle w:val="TableGrid"/>
        <w:tblLook w:val="04A0" w:firstRow="1" w:lastRow="0" w:firstColumn="1" w:lastColumn="0" w:noHBand="0" w:noVBand="1"/>
        <w:tblW w:w="15138" w:type="dxa"/>
        <w:tblLayout w:type="fixed"/>
      </w:tblPr>
      <w:tblGrid>
        <w:gridCol w:w="850"/>
        <w:gridCol w:w="1950"/>
        <w:gridCol w:w="1850"/>
        <w:gridCol w:w="850"/>
        <w:gridCol w:w="8100"/>
        <w:gridCol w:w="1538"/>
      </w:tblGrid>
      <w:tr w:rsidR="00A775D0" w14:paraId="62602041" w14:textId="77777777">
        <w:trPr>
          <w:cantSplit/>
          <w:tblHeader/>
        </w:trPr>
        <w:tc>
          <w:tcPr>
            <w:tcW w:w="850" w:type="dxa"/>
          </w:tcPr>
          <w:p w14:paraId="71A66343" w14:textId="77777777" w:rsidR="00A775D0" w:rsidRDefault="007F2873">
            <w:pPr>
              <w:spacing w:line="240" w:lineRule="auto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w="1950" w:type="dxa"/>
          </w:tcPr>
          <w:p w14:paraId="173AEC91" w14:textId="77777777" w:rsidR="00A775D0" w:rsidRDefault="007F2873">
            <w:pPr>
              <w:spacing w:line="240" w:lineRule="auto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50" w:type="dxa"/>
          </w:tcPr>
          <w:p w14:paraId="4A922774" w14:textId="77777777" w:rsidR="00A775D0" w:rsidRDefault="007F2873">
            <w:pPr>
              <w:spacing w:line="240" w:lineRule="auto"/>
            </w:pPr>
            <w:r>
              <w:rPr>
                <w:b/>
                <w:sz w:val="18"/>
              </w:rPr>
              <w:t>State Variables</w:t>
            </w:r>
          </w:p>
        </w:tc>
        <w:tc>
          <w:tcPr>
            <w:tcW w:w="850" w:type="dxa"/>
          </w:tcPr>
          <w:p w14:paraId="6400707E" w14:textId="77777777" w:rsidR="00A775D0" w:rsidRDefault="007F2873">
            <w:pPr>
              <w:spacing w:line="240" w:lineRule="auto"/>
            </w:pPr>
            <w:r>
              <w:rPr>
                <w:b/>
                <w:sz w:val="18"/>
              </w:rPr>
              <w:t>ODEs</w:t>
            </w:r>
          </w:p>
        </w:tc>
        <w:tc>
          <w:tcPr>
            <w:tcW w:w="8100" w:type="dxa"/>
          </w:tcPr>
          <w:p w14:paraId="7FE88C6D" w14:textId="77777777" w:rsidR="00A775D0" w:rsidRDefault="007F2873">
            <w:pPr>
              <w:spacing w:line="240" w:lineRule="auto"/>
            </w:pPr>
            <w:r>
              <w:rPr>
                <w:b/>
                <w:sz w:val="18"/>
              </w:rPr>
              <w:t>Governing ODEs (</w:t>
            </w:r>
            <w:proofErr w:type="spellStart"/>
            <w:r>
              <w:rPr>
                <w:b/>
                <w:sz w:val="18"/>
              </w:rPr>
              <w:t>dy</w:t>
            </w:r>
            <w:proofErr w:type="spellEnd"/>
            <w:r>
              <w:rPr>
                <w:b/>
                <w:sz w:val="18"/>
              </w:rPr>
              <w:t>/dt)</w:t>
            </w:r>
          </w:p>
        </w:tc>
        <w:tc>
          <w:tcPr>
            <w:tcW w:w="1538" w:type="dxa"/>
          </w:tcPr>
          <w:p w14:paraId="17603F11" w14:textId="77777777" w:rsidR="00A775D0" w:rsidRDefault="007F2873">
            <w:pPr>
              <w:spacing w:line="240" w:lineRule="auto"/>
            </w:pPr>
            <w:r>
              <w:rPr>
                <w:b/>
                <w:sz w:val="18"/>
              </w:rPr>
              <w:t>Key Outputs</w:t>
            </w:r>
          </w:p>
        </w:tc>
      </w:tr>
      <w:tr w:rsidR="00A775D0" w14:paraId="64D477B4" w14:textId="77777777">
        <w:trPr>
          <w:cantSplit/>
        </w:trPr>
        <w:tc>
          <w:tcPr>
            <w:tcW w:w="850" w:type="dxa"/>
          </w:tcPr>
          <w:p w14:paraId="1CC2367B" w14:textId="77777777" w:rsidR="00A775D0" w:rsidRPr="007A487A" w:rsidRDefault="007F2873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M0</w:t>
            </w:r>
          </w:p>
        </w:tc>
        <w:tc>
          <w:tcPr>
            <w:tcW w:w="1950" w:type="dxa"/>
          </w:tcPr>
          <w:p w14:paraId="61B0D07E" w14:textId="77777777" w:rsidR="00A775D0" w:rsidRPr="007A487A" w:rsidRDefault="007F2873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Pharmacokinetics</w:t>
            </w:r>
          </w:p>
        </w:tc>
        <w:tc>
          <w:tcPr>
            <w:tcW w:w="1850" w:type="dxa"/>
          </w:tcPr>
          <w:p w14:paraId="573B5A5F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Depot, C_plasma, C_periph, C_brain, C_mito</w:t>
            </w:r>
          </w:p>
        </w:tc>
        <w:tc>
          <w:tcPr>
            <w:tcW w:w="850" w:type="dxa"/>
          </w:tcPr>
          <w:p w14:paraId="1B06DE3B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8100" w:type="dxa"/>
          </w:tcPr>
          <w:p w14:paraId="7188509A" w14:textId="3365D197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dDepot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=-</m:t>
                </m:r>
                <m:r>
                  <w:rPr>
                    <w:rFonts w:ascii="Cambria Math" w:hAnsi="Cambria Math"/>
                    <w:sz w:val="18"/>
                  </w:rPr>
                  <m:t>ka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Depot</m:t>
                </m:r>
              </m:oMath>
            </m:oMathPara>
          </w:p>
          <w:p w14:paraId="4028CFE5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1589159D" w14:textId="3034E77A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plasma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r>
                  <w:rPr>
                    <w:rFonts w:ascii="Cambria Math" w:hAnsi="Cambria Math"/>
                    <w:sz w:val="18"/>
                  </w:rPr>
                  <m:t>ka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Depot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ke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plasma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plasma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12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plasma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21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perip</m:t>
                    </m:r>
                    <m:r>
                      <w:rPr>
                        <w:rFonts w:ascii="Cambria Math" w:hAnsi="Cambria Math"/>
                        <w:sz w:val="18"/>
                      </w:rPr>
                      <m:t>h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brain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in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plasma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brain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out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brain</m:t>
                    </m:r>
                  </m:sub>
                </m:sSub>
              </m:oMath>
            </m:oMathPara>
          </w:p>
          <w:p w14:paraId="7C4805C0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470EF0A4" w14:textId="24327DDF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perip</m:t>
                        </m:r>
                        <m:r>
                          <w:rPr>
                            <w:rFonts w:ascii="Cambria Math" w:hAnsi="Cambria Math"/>
                            <w:sz w:val="18"/>
                          </w:rPr>
                          <m:t>h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12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plasma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21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perip</m:t>
                    </m:r>
                    <m:r>
                      <w:rPr>
                        <w:rFonts w:ascii="Cambria Math" w:hAnsi="Cambria Math"/>
                        <w:sz w:val="18"/>
                      </w:rPr>
                      <m:t>h</m:t>
                    </m:r>
                  </m:sub>
                </m:sSub>
              </m:oMath>
            </m:oMathPara>
          </w:p>
          <w:p w14:paraId="6D9959A3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23329DCB" w14:textId="65FE656D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brain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brain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in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plasma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brain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out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brain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in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brain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out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</m:sub>
                </m:sSub>
              </m:oMath>
            </m:oMathPara>
          </w:p>
          <w:p w14:paraId="44679994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67DC42E5" w14:textId="0C97CDD4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mito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in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brain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out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</m:sub>
                </m:sSub>
              </m:oMath>
            </m:oMathPara>
          </w:p>
        </w:tc>
        <w:tc>
          <w:tcPr>
            <w:tcW w:w="1538" w:type="dxa"/>
          </w:tcPr>
          <w:p w14:paraId="07FF3658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C_mito → M1</w:t>
            </w:r>
          </w:p>
        </w:tc>
      </w:tr>
      <w:tr w:rsidR="00A775D0" w14:paraId="5B16EAF3" w14:textId="77777777">
        <w:trPr>
          <w:cantSplit/>
        </w:trPr>
        <w:tc>
          <w:tcPr>
            <w:tcW w:w="850" w:type="dxa"/>
          </w:tcPr>
          <w:p w14:paraId="460114E6" w14:textId="77777777" w:rsidR="00A775D0" w:rsidRPr="007A487A" w:rsidRDefault="007F2873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lastRenderedPageBreak/>
              <w:t>M1</w:t>
            </w:r>
          </w:p>
        </w:tc>
        <w:tc>
          <w:tcPr>
            <w:tcW w:w="1950" w:type="dxa"/>
          </w:tcPr>
          <w:p w14:paraId="328B9399" w14:textId="77777777" w:rsidR="00A775D0" w:rsidRPr="007A487A" w:rsidRDefault="007F2873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Cardiolipin dynamics</w:t>
            </w:r>
          </w:p>
        </w:tc>
        <w:tc>
          <w:tcPr>
            <w:tcW w:w="1850" w:type="dxa"/>
          </w:tcPr>
          <w:p w14:paraId="2FAA1878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CL_n, CL_ox, CL_ext, ALCAT1, TAZ</w:t>
            </w:r>
          </w:p>
        </w:tc>
        <w:tc>
          <w:tcPr>
            <w:tcW w:w="850" w:type="dxa"/>
          </w:tcPr>
          <w:p w14:paraId="2B797CCD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8100" w:type="dxa"/>
          </w:tcPr>
          <w:p w14:paraId="6EB589B4" w14:textId="23FDF148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syn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CL</m:t>
                        </m:r>
                      </m:sub>
                    </m:sSub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ALCAT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ALCAT</m:t>
                </m:r>
                <m:r>
                  <w:rPr>
                    <w:rFonts w:ascii="Cambria Math" w:hAnsi="Cambria Math"/>
                    <w:sz w:val="18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olig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red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TAZ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drug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norm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</m:oMath>
            </m:oMathPara>
          </w:p>
          <w:p w14:paraId="353036D3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4570B84D" w14:textId="0927036F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ox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ALCAT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ALCAT</m:t>
                </m:r>
                <m:r>
                  <w:rPr>
                    <w:rFonts w:ascii="Cambria Math" w:hAnsi="Cambria Math"/>
                    <w:sz w:val="18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olig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red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TAZ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drug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norm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degrad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</m:oMath>
            </m:oMathPara>
          </w:p>
          <w:p w14:paraId="41E97DC6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105B29D5" w14:textId="083AD4BB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ext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clear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</m:sub>
                </m:sSub>
              </m:oMath>
            </m:oMathPara>
          </w:p>
          <w:p w14:paraId="38D4D7B4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14608B47" w14:textId="63CE57C8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dALCAT</m:t>
                    </m:r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r>
                  <w:rPr>
                    <w:rFonts w:ascii="Cambria Math" w:hAnsi="Cambria Math"/>
                    <w:sz w:val="18"/>
                  </w:rPr>
                  <m:t>ALCAT</m:t>
                </m:r>
                <m:r>
                  <w:rPr>
                    <w:rFonts w:ascii="Cambria Math" w:hAnsi="Cambria Math"/>
                    <w:sz w:val="18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deact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ALCAT</m:t>
                </m:r>
                <m:r>
                  <w:rPr>
                    <w:rFonts w:ascii="Cambria Math" w:hAnsi="Cambria Math"/>
                    <w:sz w:val="18"/>
                  </w:rPr>
                  <m:t>1</m:t>
                </m:r>
              </m:oMath>
            </m:oMathPara>
          </w:p>
          <w:p w14:paraId="59222EF1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56CBCD6D" w14:textId="4BBAA1CA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dTAZ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r>
                  <w:rPr>
                    <w:rFonts w:ascii="Cambria Math" w:hAnsi="Cambria Math"/>
                    <w:sz w:val="18"/>
                  </w:rPr>
                  <m:t>TAZ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deact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TAZ</m:t>
                </m:r>
              </m:oMath>
            </m:oMathPara>
          </w:p>
        </w:tc>
        <w:tc>
          <w:tcPr>
            <w:tcW w:w="1538" w:type="dxa"/>
          </w:tcPr>
          <w:p w14:paraId="6394B5FF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CL_ratio → M3; CL_ext → M2, M5</w:t>
            </w:r>
          </w:p>
        </w:tc>
      </w:tr>
      <w:tr w:rsidR="00A775D0" w14:paraId="0BC48A3F" w14:textId="77777777">
        <w:trPr>
          <w:cantSplit/>
        </w:trPr>
        <w:tc>
          <w:tcPr>
            <w:tcW w:w="850" w:type="dxa"/>
          </w:tcPr>
          <w:p w14:paraId="19405B06" w14:textId="77777777" w:rsidR="00A775D0" w:rsidRPr="007A487A" w:rsidRDefault="007F2873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M2</w:t>
            </w:r>
          </w:p>
        </w:tc>
        <w:tc>
          <w:tcPr>
            <w:tcW w:w="1950" w:type="dxa"/>
          </w:tcPr>
          <w:p w14:paraId="54F0BA7D" w14:textId="77777777" w:rsidR="00A775D0" w:rsidRPr="007A487A" w:rsidRDefault="007F2873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α-Synuclein aggregation</w:t>
            </w:r>
          </w:p>
        </w:tc>
        <w:tc>
          <w:tcPr>
            <w:tcW w:w="1850" w:type="dxa"/>
          </w:tcPr>
          <w:p w14:paraId="322F27ED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aSyn_mono, aSyn_olig, aSyn_ext</w:t>
            </w:r>
          </w:p>
        </w:tc>
        <w:tc>
          <w:tcPr>
            <w:tcW w:w="850" w:type="dxa"/>
          </w:tcPr>
          <w:p w14:paraId="561B72C2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8100" w:type="dxa"/>
          </w:tcPr>
          <w:p w14:paraId="760E5723" w14:textId="327F7AE5" w:rsidR="00A775D0" w:rsidRDefault="00287AAA">
            <w:pPr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stress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=1+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ROS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agg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loss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ratio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seed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</m:sub>
                </m:sSub>
              </m:oMath>
            </m:oMathPara>
          </w:p>
          <w:p w14:paraId="7FD22CE1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1F31D1AD" w14:textId="202F2B78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aSyn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mono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syn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mono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agg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stress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mono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refold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ratio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olig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turn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mono</m:t>
                    </m:r>
                  </m:sub>
                </m:sSub>
              </m:oMath>
            </m:oMathPara>
          </w:p>
          <w:p w14:paraId="1E5A2B1E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5545AC58" w14:textId="231F22BD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aSyn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olig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agg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stress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mono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refold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ratio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olig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clear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clear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ATP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impair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olig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secrete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olig</m:t>
                    </m:r>
                  </m:sub>
                </m:sSub>
              </m:oMath>
            </m:oMathPara>
          </w:p>
          <w:p w14:paraId="280A55D9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6CF18548" w14:textId="05211733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aSyn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ext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secrete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olig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clear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</m:sub>
                </m:sSub>
              </m:oMath>
            </m:oMathPara>
          </w:p>
        </w:tc>
        <w:tc>
          <w:tcPr>
            <w:tcW w:w="1538" w:type="dxa"/>
          </w:tcPr>
          <w:p w14:paraId="089308C8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lastRenderedPageBreak/>
              <w:t>aSyn_olig → M1, M3; aSyn_ext → M6</w:t>
            </w:r>
          </w:p>
        </w:tc>
      </w:tr>
      <w:tr w:rsidR="00A775D0" w14:paraId="2A05B463" w14:textId="77777777">
        <w:trPr>
          <w:cantSplit/>
        </w:trPr>
        <w:tc>
          <w:tcPr>
            <w:tcW w:w="850" w:type="dxa"/>
          </w:tcPr>
          <w:p w14:paraId="0DF83F19" w14:textId="77777777" w:rsidR="00A775D0" w:rsidRPr="007A487A" w:rsidRDefault="007F2873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M3</w:t>
            </w:r>
          </w:p>
        </w:tc>
        <w:tc>
          <w:tcPr>
            <w:tcW w:w="1950" w:type="dxa"/>
          </w:tcPr>
          <w:p w14:paraId="07995C01" w14:textId="77777777" w:rsidR="00A775D0" w:rsidRPr="007A487A" w:rsidRDefault="007F2873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ETC bioenergetics</w:t>
            </w:r>
          </w:p>
        </w:tc>
        <w:tc>
          <w:tcPr>
            <w:tcW w:w="1850" w:type="dxa"/>
          </w:tcPr>
          <w:p w14:paraId="216B5580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CI_activity, SC_integrity, Δψm, ATP, mPTP_open</w:t>
            </w:r>
          </w:p>
        </w:tc>
        <w:tc>
          <w:tcPr>
            <w:tcW w:w="850" w:type="dxa"/>
          </w:tcPr>
          <w:p w14:paraId="2DBBDFC0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8100" w:type="dxa"/>
          </w:tcPr>
          <w:p w14:paraId="1B8390D5" w14:textId="3AD06EF5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activity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repair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max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ROS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aSyn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olig</m:t>
                        </m:r>
                      </m:sub>
                    </m:sSub>
                  </m:e>
                  <m:sup>
                    <m:r>
                      <m:rPr>
                        <m:lit/>
                      </m:rPr>
                      <w:rPr>
                        <w:rFonts w:ascii="Cambria Math" w:hAnsi="Cambria Math"/>
                        <w:sz w:val="18"/>
                      </w:rPr>
                      <m:t>2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activity</m:t>
                    </m:r>
                  </m:sub>
                </m:sSub>
              </m:oMath>
            </m:oMathPara>
          </w:p>
          <w:p w14:paraId="10FDA2F0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21580B2E" w14:textId="3A10C08B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SC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integrity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SC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form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ratio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SC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integrity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SC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dissoc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ratio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SC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integrity</m:t>
                    </m:r>
                  </m:sub>
                </m:sSub>
              </m:oMath>
            </m:oMathPara>
          </w:p>
          <w:p w14:paraId="6F2AA8F4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49B1A858" w14:textId="2E6422FD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Δψ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m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resp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SC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integrity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ATPase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leak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depol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open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</m:oMath>
            </m:oMathPara>
          </w:p>
          <w:p w14:paraId="5FD3E023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3F94207E" w14:textId="78D30BFF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dATP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ATP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syn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SC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integrity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r>
                  <w:rPr>
                    <w:rFonts w:ascii="Cambria Math" w:hAnsi="Cambria Math"/>
                    <w:sz w:val="18"/>
                  </w:rPr>
                  <m:t>ATP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ATP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consume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ATP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ATP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open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ATP</m:t>
                </m:r>
              </m:oMath>
            </m:oMathPara>
          </w:p>
          <w:p w14:paraId="488F6861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30AF6A86" w14:textId="3E45DD0D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mPTP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open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open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Hill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ROS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open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close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open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538" w:type="dxa"/>
          </w:tcPr>
          <w:p w14:paraId="54966DF8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lastRenderedPageBreak/>
              <w:t>CI, SC → M4; ATP → M2; mPTP → M5</w:t>
            </w:r>
          </w:p>
        </w:tc>
      </w:tr>
      <w:tr w:rsidR="00A775D0" w14:paraId="084BDE2F" w14:textId="77777777">
        <w:trPr>
          <w:cantSplit/>
        </w:trPr>
        <w:tc>
          <w:tcPr>
            <w:tcW w:w="850" w:type="dxa"/>
          </w:tcPr>
          <w:p w14:paraId="37E60605" w14:textId="77777777" w:rsidR="00A775D0" w:rsidRPr="007A487A" w:rsidRDefault="007F2873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M4</w:t>
            </w:r>
          </w:p>
        </w:tc>
        <w:tc>
          <w:tcPr>
            <w:tcW w:w="1950" w:type="dxa"/>
          </w:tcPr>
          <w:p w14:paraId="0E81AF4F" w14:textId="77777777" w:rsidR="00A775D0" w:rsidRPr="007A487A" w:rsidRDefault="007F2873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Oxidative stress</w:t>
            </w:r>
          </w:p>
        </w:tc>
        <w:tc>
          <w:tcPr>
            <w:tcW w:w="1850" w:type="dxa"/>
          </w:tcPr>
          <w:p w14:paraId="202F13BC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mROS, SOD2_act, GPx4_act</w:t>
            </w:r>
          </w:p>
        </w:tc>
        <w:tc>
          <w:tcPr>
            <w:tcW w:w="850" w:type="dxa"/>
          </w:tcPr>
          <w:p w14:paraId="4914E950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8100" w:type="dxa"/>
          </w:tcPr>
          <w:p w14:paraId="42478FFC" w14:textId="588018BB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dmROS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ROS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basal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</m:t>
                    </m:r>
                    <m:r>
                      <w:rPr>
                        <w:rFonts w:ascii="Cambria Math" w:hAnsi="Cambria Math"/>
                        <w:sz w:val="18"/>
                      </w:rPr>
                      <m:t>h</m:t>
                    </m:r>
                    <m:r>
                      <w:rPr>
                        <w:rFonts w:ascii="Cambria Math" w:hAnsi="Cambria Math"/>
                        <w:sz w:val="18"/>
                      </w:rPr>
                      <m:t>unt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SC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integrity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SOD</m:t>
                    </m:r>
                    <m:r>
                      <w:rPr>
                        <w:rFonts w:ascii="Cambria Math" w:hAnsi="Cambria Math"/>
                        <w:sz w:val="18"/>
                      </w:rPr>
                      <m:t>2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SOD</m:t>
                    </m:r>
                    <m:r>
                      <w:rPr>
                        <w:rFonts w:ascii="Cambria Math" w:hAnsi="Cambria Math"/>
                        <w:sz w:val="18"/>
                      </w:rPr>
                      <m:t>2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GPx</m:t>
                    </m:r>
                    <m:r>
                      <w:rPr>
                        <w:rFonts w:ascii="Cambria Math" w:hAnsi="Cambria Math"/>
                        <w:sz w:val="18"/>
                      </w:rPr>
                      <m:t>4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GPx</m:t>
                    </m:r>
                    <m:r>
                      <w:rPr>
                        <w:rFonts w:ascii="Cambria Math" w:hAnsi="Cambria Math"/>
                        <w:sz w:val="18"/>
                      </w:rPr>
                      <m:t>4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ROS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ot</m:t>
                    </m:r>
                    <m:r>
                      <w:rPr>
                        <w:rFonts w:ascii="Cambria Math" w:hAnsi="Cambria Math"/>
                        <w:sz w:val="18"/>
                      </w:rPr>
                      <m:t>h</m:t>
                    </m:r>
                    <m:r>
                      <w:rPr>
                        <w:rFonts w:ascii="Cambria Math" w:hAnsi="Cambria Math"/>
                        <w:sz w:val="18"/>
                      </w:rPr>
                      <m:t>er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</m:oMath>
            </m:oMathPara>
          </w:p>
          <w:p w14:paraId="5B1057EB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4E6B7BEE" w14:textId="70BF53C4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SOD</m:t>
                        </m:r>
                        <m:r>
                          <w:rPr>
                            <w:rFonts w:ascii="Cambria Math" w:hAnsi="Cambria Math"/>
                            <w:sz w:val="18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act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SOD</m:t>
                    </m:r>
                    <m:r>
                      <w:rPr>
                        <w:rFonts w:ascii="Cambria Math" w:hAnsi="Cambria Math"/>
                        <w:sz w:val="18"/>
                      </w:rPr>
                      <m:t>2,</m:t>
                    </m:r>
                    <m:r>
                      <w:rPr>
                        <w:rFonts w:ascii="Cambria Math" w:hAnsi="Cambria Math"/>
                        <w:sz w:val="18"/>
                      </w:rPr>
                      <m:t>on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SOD</m:t>
                    </m:r>
                    <m:r>
                      <w:rPr>
                        <w:rFonts w:ascii="Cambria Math" w:hAnsi="Cambria Math"/>
                        <w:sz w:val="18"/>
                      </w:rPr>
                      <m:t>2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SOD</m:t>
                    </m:r>
                    <m:r>
                      <w:rPr>
                        <w:rFonts w:ascii="Cambria Math" w:hAnsi="Cambria Math"/>
                        <w:sz w:val="18"/>
                      </w:rPr>
                      <m:t>2,</m:t>
                    </m:r>
                    <m:r>
                      <w:rPr>
                        <w:rFonts w:ascii="Cambria Math" w:hAnsi="Cambria Math"/>
                        <w:sz w:val="18"/>
                      </w:rPr>
                      <m:t>off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SOD</m:t>
                    </m:r>
                    <m:r>
                      <w:rPr>
                        <w:rFonts w:ascii="Cambria Math" w:hAnsi="Cambria Math"/>
                        <w:sz w:val="18"/>
                      </w:rPr>
                      <m:t>2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</m:oMath>
            </m:oMathPara>
          </w:p>
          <w:p w14:paraId="6827D9BA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0C7E3AF2" w14:textId="7A0E8E6C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GPx</m:t>
                        </m:r>
                        <m:r>
                          <w:rPr>
                            <w:rFonts w:ascii="Cambria Math" w:hAnsi="Cambria Math"/>
                            <w:sz w:val="18"/>
                          </w:rPr>
                          <m:t>4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act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GPx</m:t>
                    </m:r>
                    <m:r>
                      <w:rPr>
                        <w:rFonts w:ascii="Cambria Math" w:hAnsi="Cambria Math"/>
                        <w:sz w:val="18"/>
                      </w:rPr>
                      <m:t>4,</m:t>
                    </m:r>
                    <m:r>
                      <w:rPr>
                        <w:rFonts w:ascii="Cambria Math" w:hAnsi="Cambria Math"/>
                        <w:sz w:val="18"/>
                      </w:rPr>
                      <m:t>on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GPx</m:t>
                    </m:r>
                    <m:r>
                      <w:rPr>
                        <w:rFonts w:ascii="Cambria Math" w:hAnsi="Cambria Math"/>
                        <w:sz w:val="18"/>
                      </w:rPr>
                      <m:t>4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GPx</m:t>
                    </m:r>
                    <m:r>
                      <w:rPr>
                        <w:rFonts w:ascii="Cambria Math" w:hAnsi="Cambria Math"/>
                        <w:sz w:val="18"/>
                      </w:rPr>
                      <m:t>4,</m:t>
                    </m:r>
                    <m:r>
                      <w:rPr>
                        <w:rFonts w:ascii="Cambria Math" w:hAnsi="Cambria Math"/>
                        <w:sz w:val="18"/>
                      </w:rPr>
                      <m:t>off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GPx</m:t>
                    </m:r>
                    <m:r>
                      <w:rPr>
                        <w:rFonts w:ascii="Cambria Math" w:hAnsi="Cambria Math"/>
                        <w:sz w:val="18"/>
                      </w:rPr>
                      <m:t>4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</m:oMath>
            </m:oMathPara>
          </w:p>
        </w:tc>
        <w:tc>
          <w:tcPr>
            <w:tcW w:w="1538" w:type="dxa"/>
          </w:tcPr>
          <w:p w14:paraId="61A81574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lastRenderedPageBreak/>
              <w:t>mROS → M1, M2, M3</w:t>
            </w:r>
          </w:p>
        </w:tc>
      </w:tr>
      <w:tr w:rsidR="00A775D0" w14:paraId="28BCAB40" w14:textId="77777777">
        <w:trPr>
          <w:cantSplit/>
        </w:trPr>
        <w:tc>
          <w:tcPr>
            <w:tcW w:w="850" w:type="dxa"/>
          </w:tcPr>
          <w:p w14:paraId="619758C9" w14:textId="77777777" w:rsidR="00A775D0" w:rsidRPr="007A487A" w:rsidRDefault="007F2873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M5</w:t>
            </w:r>
          </w:p>
        </w:tc>
        <w:tc>
          <w:tcPr>
            <w:tcW w:w="1950" w:type="dxa"/>
          </w:tcPr>
          <w:p w14:paraId="0635FB34" w14:textId="77777777" w:rsidR="00A775D0" w:rsidRPr="007A487A" w:rsidRDefault="007F2873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Mitophagy / Cell death</w:t>
            </w:r>
          </w:p>
        </w:tc>
        <w:tc>
          <w:tcPr>
            <w:tcW w:w="1850" w:type="dxa"/>
          </w:tcPr>
          <w:p w14:paraId="5FF2A7BF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PINK1_act, mito_damage, DA_neuron</w:t>
            </w:r>
          </w:p>
        </w:tc>
        <w:tc>
          <w:tcPr>
            <w:tcW w:w="850" w:type="dxa"/>
          </w:tcPr>
          <w:p w14:paraId="7B1A2A84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8100" w:type="dxa"/>
          </w:tcPr>
          <w:p w14:paraId="35DE0BE1" w14:textId="06528769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PINK</m:t>
                        </m:r>
                        <m:r>
                          <w:rPr>
                            <w:rFonts w:ascii="Cambria Math" w:hAnsi="Cambria Math"/>
                            <w:sz w:val="18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act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PINK</m:t>
                    </m:r>
                    <m:r>
                      <w:rPr>
                        <w:rFonts w:ascii="Cambria Math" w:hAnsi="Cambria Math"/>
                        <w:sz w:val="18"/>
                      </w:rPr>
                      <m:t>1,</m:t>
                    </m:r>
                    <m:r>
                      <w:rPr>
                        <w:rFonts w:ascii="Cambria Math" w:hAnsi="Cambria Math"/>
                        <w:sz w:val="18"/>
                      </w:rPr>
                      <m:t>on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PINK</m:t>
                    </m:r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PINK</m:t>
                    </m:r>
                    <m:r>
                      <w:rPr>
                        <w:rFonts w:ascii="Cambria Math" w:hAnsi="Cambria Math"/>
                        <w:sz w:val="18"/>
                      </w:rPr>
                      <m:t>1,</m:t>
                    </m:r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PINK</m:t>
                    </m:r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PINK</m:t>
                    </m:r>
                    <m:r>
                      <w:rPr>
                        <w:rFonts w:ascii="Cambria Math" w:hAnsi="Cambria Math"/>
                        <w:sz w:val="18"/>
                      </w:rPr>
                      <m:t>1,</m:t>
                    </m:r>
                    <m:r>
                      <w:rPr>
                        <w:rFonts w:ascii="Cambria Math" w:hAnsi="Cambria Math"/>
                        <w:sz w:val="18"/>
                      </w:rPr>
                      <m:t>off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PINK</m:t>
                    </m:r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</m:oMath>
            </m:oMathPara>
          </w:p>
          <w:p w14:paraId="5D2FFDAD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227A8F61" w14:textId="369E5528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mito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damage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=[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damage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open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damage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energy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r>
                  <w:rPr>
                    <w:rFonts w:ascii="Cambria Math" w:hAnsi="Cambria Math"/>
                    <w:sz w:val="18"/>
                  </w:rPr>
                  <m:t>ATP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damage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dpsi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)](1-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damage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)-(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repair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PINK</m:t>
                    </m:r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biogen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ATP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damage</m:t>
                    </m:r>
                  </m:sub>
                </m:sSub>
              </m:oMath>
            </m:oMathPara>
          </w:p>
          <w:p w14:paraId="1C79E087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52DB5181" w14:textId="108FD4CE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DA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neuron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=-(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deat</m:t>
                    </m:r>
                    <m:r>
                      <w:rPr>
                        <w:rFonts w:ascii="Cambria Math" w:hAnsi="Cambria Math"/>
                        <w:sz w:val="18"/>
                      </w:rPr>
                      <m:t>h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Hill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damage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deat</m:t>
                    </m:r>
                    <m:r>
                      <w:rPr>
                        <w:rFonts w:ascii="Cambria Math" w:hAnsi="Cambria Math"/>
                        <w:sz w:val="18"/>
                      </w:rPr>
                      <m:t>h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inflam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Hill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inflam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deat</m:t>
                    </m:r>
                    <m:r>
                      <w:rPr>
                        <w:rFonts w:ascii="Cambria Math" w:hAnsi="Cambria Math"/>
                        <w:sz w:val="18"/>
                      </w:rPr>
                      <m:t>h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Hill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DA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neuron</m:t>
                    </m:r>
                  </m:sub>
                </m:sSub>
              </m:oMath>
            </m:oMathPara>
          </w:p>
        </w:tc>
        <w:tc>
          <w:tcPr>
            <w:tcW w:w="1538" w:type="dxa"/>
          </w:tcPr>
          <w:p w14:paraId="42D2B6D4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DA_neuron → M7</w:t>
            </w:r>
          </w:p>
        </w:tc>
      </w:tr>
      <w:tr w:rsidR="00A775D0" w14:paraId="3C4CDFE3" w14:textId="77777777">
        <w:trPr>
          <w:cantSplit/>
        </w:trPr>
        <w:tc>
          <w:tcPr>
            <w:tcW w:w="850" w:type="dxa"/>
          </w:tcPr>
          <w:p w14:paraId="69026D9F" w14:textId="77777777" w:rsidR="00A775D0" w:rsidRPr="007A487A" w:rsidRDefault="007F2873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M6</w:t>
            </w:r>
          </w:p>
        </w:tc>
        <w:tc>
          <w:tcPr>
            <w:tcW w:w="1950" w:type="dxa"/>
          </w:tcPr>
          <w:p w14:paraId="1D344F85" w14:textId="77777777" w:rsidR="00A775D0" w:rsidRPr="007A487A" w:rsidRDefault="007F2873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Neuroinflammation</w:t>
            </w:r>
          </w:p>
        </w:tc>
        <w:tc>
          <w:tcPr>
            <w:tcW w:w="1850" w:type="dxa"/>
          </w:tcPr>
          <w:p w14:paraId="7ADB6439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MG_active, TNF, IL1β</w:t>
            </w:r>
          </w:p>
        </w:tc>
        <w:tc>
          <w:tcPr>
            <w:tcW w:w="850" w:type="dxa"/>
          </w:tcPr>
          <w:p w14:paraId="4DA0E6C7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8100" w:type="dxa"/>
          </w:tcPr>
          <w:p w14:paraId="30C234BD" w14:textId="33491870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MG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active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MG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auto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cytokine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avg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deact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MG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active</m:t>
                    </m:r>
                  </m:sub>
                </m:sSub>
              </m:oMath>
            </m:oMathPara>
          </w:p>
          <w:p w14:paraId="73EC9EE7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256E0556" w14:textId="6C656BFE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dTNF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TNF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rel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r>
                  <w:rPr>
                    <w:rFonts w:ascii="Cambria Math" w:hAnsi="Cambria Math"/>
                    <w:sz w:val="18"/>
                  </w:rPr>
                  <m:t>TNF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TNF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deg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TNF</m:t>
                </m:r>
              </m:oMath>
            </m:oMathPara>
          </w:p>
          <w:p w14:paraId="7E540EEE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08CF8372" w14:textId="3A73E481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dIL</m:t>
                    </m:r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  <m:r>
                      <w:rPr>
                        <w:rFonts w:ascii="Cambria Math" w:hAnsi="Cambria Math"/>
                        <w:sz w:val="18"/>
                      </w:rPr>
                      <m:t>β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IL</m:t>
                    </m:r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  <m:r>
                      <w:rPr>
                        <w:rFonts w:ascii="Cambria Math" w:hAnsi="Cambria Math"/>
                        <w:sz w:val="18"/>
                      </w:rPr>
                      <m:t>b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rel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r>
                  <w:rPr>
                    <w:rFonts w:ascii="Cambria Math" w:hAnsi="Cambria Math"/>
                    <w:sz w:val="18"/>
                  </w:rPr>
                  <m:t>IL</m:t>
                </m:r>
                <m:r>
                  <w:rPr>
                    <w:rFonts w:ascii="Cambria Math" w:hAnsi="Cambria Math"/>
                    <w:sz w:val="18"/>
                  </w:rPr>
                  <m:t>1</m:t>
                </m:r>
                <m:r>
                  <w:rPr>
                    <w:rFonts w:ascii="Cambria Math" w:hAnsi="Cambria Math"/>
                    <w:sz w:val="18"/>
                  </w:rPr>
                  <m:t>β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IL</m:t>
                    </m:r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  <m:r>
                      <w:rPr>
                        <w:rFonts w:ascii="Cambria Math" w:hAnsi="Cambria Math"/>
                        <w:sz w:val="18"/>
                      </w:rPr>
                      <m:t>b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deg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IL</m:t>
                </m:r>
                <m:r>
                  <w:rPr>
                    <w:rFonts w:ascii="Cambria Math" w:hAnsi="Cambria Math"/>
                    <w:sz w:val="18"/>
                  </w:rPr>
                  <m:t>1</m:t>
                </m:r>
                <m:r>
                  <w:rPr>
                    <w:rFonts w:ascii="Cambria Math" w:hAnsi="Cambria Math"/>
                    <w:sz w:val="18"/>
                  </w:rPr>
                  <m:t>β</m:t>
                </m:r>
              </m:oMath>
            </m:oMathPara>
          </w:p>
        </w:tc>
        <w:tc>
          <w:tcPr>
            <w:tcW w:w="1538" w:type="dxa"/>
          </w:tcPr>
          <w:p w14:paraId="1BF25FAB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lastRenderedPageBreak/>
              <w:t>MG_active → M2; TNF, IL1β → M5</w:t>
            </w:r>
          </w:p>
        </w:tc>
      </w:tr>
      <w:tr w:rsidR="00A775D0" w14:paraId="6DA63C00" w14:textId="77777777">
        <w:trPr>
          <w:cantSplit/>
        </w:trPr>
        <w:tc>
          <w:tcPr>
            <w:tcW w:w="850" w:type="dxa"/>
          </w:tcPr>
          <w:p w14:paraId="6C35ED37" w14:textId="77777777" w:rsidR="00A775D0" w:rsidRPr="007A487A" w:rsidRDefault="007F2873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M7</w:t>
            </w:r>
          </w:p>
        </w:tc>
        <w:tc>
          <w:tcPr>
            <w:tcW w:w="1950" w:type="dxa"/>
          </w:tcPr>
          <w:p w14:paraId="6BDA4A71" w14:textId="77777777" w:rsidR="00A775D0" w:rsidRPr="007A487A" w:rsidRDefault="007F2873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Motor endpoint</w:t>
            </w:r>
          </w:p>
        </w:tc>
        <w:tc>
          <w:tcPr>
            <w:tcW w:w="1850" w:type="dxa"/>
          </w:tcPr>
          <w:p w14:paraId="3066CDCF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Motor_score</w:t>
            </w:r>
          </w:p>
        </w:tc>
        <w:tc>
          <w:tcPr>
            <w:tcW w:w="850" w:type="dxa"/>
          </w:tcPr>
          <w:p w14:paraId="72F2424E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8100" w:type="dxa"/>
          </w:tcPr>
          <w:p w14:paraId="52E6AECF" w14:textId="3151ECDC" w:rsidR="00A775D0" w:rsidRDefault="00287AA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Motor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score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motor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rate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·(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Motor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target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Motor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score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</m:t>
                </m:r>
              </m:oMath>
            </m:oMathPara>
          </w:p>
          <w:p w14:paraId="59426F65" w14:textId="77777777" w:rsidR="00C82BB3" w:rsidRDefault="00C82BB3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76CD1A6E" w14:textId="1948ED52" w:rsidR="00A775D0" w:rsidRDefault="00287AAA">
            <w:pPr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Motor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target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=1-(1-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Hill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inflam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cytokine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avg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</m:t>
                </m:r>
              </m:oMath>
            </m:oMathPara>
          </w:p>
        </w:tc>
        <w:tc>
          <w:tcPr>
            <w:tcW w:w="1538" w:type="dxa"/>
          </w:tcPr>
          <w:p w14:paraId="357BE8FF" w14:textId="77777777" w:rsidR="00A775D0" w:rsidRDefault="007F2873">
            <w:pPr>
              <w:spacing w:line="240" w:lineRule="auto"/>
            </w:pPr>
            <w:r>
              <w:rPr>
                <w:sz w:val="18"/>
              </w:rPr>
              <w:t>Motor_score (clinical endpoint)</w:t>
            </w:r>
          </w:p>
        </w:tc>
      </w:tr>
    </w:tbl>
    <w:p w14:paraId="01C4221C" w14:textId="77777777" w:rsidR="00984E3C" w:rsidRPr="00984E3C" w:rsidRDefault="00984E3C" w:rsidP="00984E3C">
      <w:pPr>
        <w:rPr>
          <w:i/>
          <w:sz w:val="20"/>
          <w:szCs w:val="20"/>
        </w:rPr>
      </w:pPr>
      <w:r w:rsidRPr="00984E3C">
        <w:rPr>
          <w:i/>
          <w:sz w:val="20"/>
          <w:szCs w:val="20"/>
        </w:rPr>
        <w:t xml:space="preserve">Total: 28 ODEs, 28 state variables. </w:t>
      </w:r>
      <w:del w:id="90817" w:author="Claude (corrected analyses)" w:date="2026-09-23T12:00:00Z">
        <w:r w:rsidRPr="00984E3C">
          <w:rPr>
            <w:i/>
            <w:sz w:val="20"/>
            <w:szCs w:val="20"/>
          </w:rPr>
          <w:delText xml:space="preserve">All state variables normalised to [0, 1].</w:delText>
        </w:r>
      </w:del>
      <w:ins w:id="90818" w:author="Claude (corrected analyses)" w:date="2026-09-23T12:00:00Z">
        <w:r>
          <w:rPr>
            <w:i/>
            <w:sz w:val="20"/>
            <w:szCs w:val="20"/>
          </w:rPr>
          <w:t xml:space="preserve">Pharmacodynamic state variables are dimensionless on [0, 1]; pharmacokinetic states are drug amounts in model units, and C_mito,norm = C_mito / C_ref, with C_ref the exact steady-state mean at the reference dose.</w:t>
        </w:r>
      </w:ins>
      <w:r w:rsidRPr="00984E3C">
        <w:rPr>
          <w:i/>
          <w:sz w:val="20"/>
          <w:szCs w:val="20"/>
        </w:rPr>
        <w:t xml:space="preserve"> Time unit: hours. Solver: deSolve::ode() with lsoda, </w:t>
      </w:r>
      <w:del w:id="90819" w:author="Claude (corrected analyses)" w:date="2026-09-23T12:00:00Z">
        <w:r w:rsidRPr="00984E3C">
          <w:rPr>
            <w:i/>
            <w:sz w:val="20"/>
            <w:szCs w:val="20"/>
          </w:rPr>
          <w:delText xml:space="preserve">atol/rtol = 10⁻¹⁰.</w:delText>
        </w:r>
      </w:del>
      <w:ins w:id="90820" w:author="Claude (corrected analyses)" w:date="2026-09-23T12:00:00Z">
        <w:r>
          <w:rPr>
            <w:i/>
            <w:sz w:val="20"/>
            <w:szCs w:val="20"/>
          </w:rPr>
          <w:t xml:space="preserve">atol/rtol = 10⁻¹⁰; corrected analyses used SciPy LSODA (rtol 10⁻⁸, atol 10⁻¹⁰).</w:t>
        </w:r>
      </w:ins>
      <w:r w:rsidRPr="00984E3C">
        <w:rPr>
          <w:i/>
          <w:sz w:val="20"/>
          <w:szCs w:val="20"/>
        </w:rPr>
        <w:t xml:space="preserve"> The vicious cycle (M1 → M3 → M4 → M2 → M1) is the core disease amplification mechanism. Parameter values and sources are given in Table ST1.</w:t>
      </w:r>
    </w:p>
    <w:p>
      <w:pPr>
        <w:sectPr w:rsidR="00FC693F" w:rsidRPr="0006063C" w:rsidSect="00034616">
          <w:type w:val="nextPage"/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240"/>
        <w:jc w:val="left"/>
      </w:pPr>
      <w:r>
        <w:t xml:space="preserve">References</w:t>
      </w:r>
    </w:p>
    <w:p w14:paraId="7C1197EE" w14:textId="77777777" w:rsidR="004E6C17" w:rsidRDefault="007F2873">
      <w:pPr>
        <w:keepLines/>
      </w:pPr>
      <w:r>
        <w:t xml:space="preserve">1. Turner PV, Brabb T, </w:t>
      </w:r>
      <w:proofErr w:type="spellStart"/>
      <w:r>
        <w:t>Pekow</w:t>
      </w:r>
      <w:proofErr w:type="spellEnd"/>
      <w:r>
        <w:t xml:space="preserve"> C, Vasbinder MA. Administration of substances to laboratory animals: routes of administration and factors to consider. J Am Assoc Lab Anim Sci. 2011;50(5):600–613.</w:t>
      </w:r>
    </w:p>
    <w:p w14:paraId="49FE87FC" w14:textId="77777777" w:rsidR="004E6C17" w:rsidRDefault="007F2873">
      <w:pPr>
        <w:keepLines/>
      </w:pPr>
      <w:r>
        <w:t xml:space="preserve">2. Zariwala H, Wakefield J, Redmon M, Abbruscato A. Translational pharmacology of SBT-272, a novel mitochondria-targeted drug for the treatment of neurodegenerative disease. Poster </w:t>
      </w:r>
      <w:r>
        <w:lastRenderedPageBreak/>
        <w:t xml:space="preserve">#223, presented at the MDA Clinical &amp; Scientific Conference, 2027. Data on file, Stealth </w:t>
      </w:r>
      <w:proofErr w:type="spellStart"/>
      <w:r>
        <w:t>BioTherapeutics</w:t>
      </w:r>
      <w:proofErr w:type="spellEnd"/>
      <w:r>
        <w:t>.</w:t>
      </w:r>
    </w:p>
    <w:p w14:paraId="0943B9BC" w14:textId="77777777" w:rsidR="004E6C17" w:rsidRDefault="007F2873">
      <w:pPr>
        <w:keepLines/>
      </w:pPr>
      <w:r>
        <w:t>3. Szeto HH. First-in-class cardiolipin-protective compound as a therapeutic agent to restore mitochondrial bioenergetics. Br J Pharmacol. 2014;171(8):2029–2050.</w:t>
      </w:r>
    </w:p>
    <w:p w14:paraId="54C58C9A" w14:textId="77777777" w:rsidR="004E6C17" w:rsidRDefault="007F2873">
      <w:pPr>
        <w:keepLines/>
      </w:pPr>
      <w:r>
        <w:t xml:space="preserve">4. </w:t>
      </w:r>
      <w:proofErr w:type="spellStart"/>
      <w:r>
        <w:t>Schlame</w:t>
      </w:r>
      <w:proofErr w:type="spellEnd"/>
      <w:r>
        <w:t xml:space="preserve"> M. Cardiolipin synthesis for the assembly of bacterial and mitochondrial membranes. J Lipid Res. 2008;49(8):1607–1620.</w:t>
      </w:r>
    </w:p>
    <w:p w14:paraId="44B3B892" w14:textId="77777777" w:rsidR="004E6C17" w:rsidRDefault="007F2873">
      <w:pPr>
        <w:keepLines/>
      </w:pPr>
      <w:r>
        <w:t xml:space="preserve">5. Bido S, Kuka J, </w:t>
      </w:r>
      <w:proofErr w:type="spellStart"/>
      <w:r>
        <w:t>Makrecka</w:t>
      </w:r>
      <w:proofErr w:type="spellEnd"/>
      <w:r>
        <w:t xml:space="preserve">-Kuka M, Zheng G, Keefe D, Broccoli V. The mitochondrial targeted drug SBT-272 attenuates dopaminergic neuron loss, alpha-synuclein burden and neuroinflammation in a mouse model of Parkinson’s disease. [Poster presentation]. Data on file, Stealth </w:t>
      </w:r>
      <w:proofErr w:type="spellStart"/>
      <w:r>
        <w:t>BioTherapeutics</w:t>
      </w:r>
      <w:proofErr w:type="spellEnd"/>
      <w:r>
        <w:t>.</w:t>
      </w:r>
    </w:p>
    <w:p w14:paraId="1185F486" w14:textId="77777777" w:rsidR="004E6C17" w:rsidRDefault="007F2873">
      <w:pPr>
        <w:keepLines/>
      </w:pPr>
      <w:r>
        <w:t xml:space="preserve">6. Li J, </w:t>
      </w:r>
      <w:proofErr w:type="spellStart"/>
      <w:r>
        <w:t>Romestaing</w:t>
      </w:r>
      <w:proofErr w:type="spellEnd"/>
      <w:r>
        <w:t xml:space="preserve"> C, Han X, et al. Cardiolipin remodeling by ALCAT1 links oxidative stress and mitochondrial dysfunction to obesity. Cell </w:t>
      </w:r>
      <w:proofErr w:type="spellStart"/>
      <w:r>
        <w:t>Metab</w:t>
      </w:r>
      <w:proofErr w:type="spellEnd"/>
      <w:r>
        <w:t>. 2010;12(2):154–165.</w:t>
      </w:r>
    </w:p>
    <w:p w14:paraId="4783B5F3" w14:textId="77777777" w:rsidR="004E6C17" w:rsidRDefault="007F2873">
      <w:pPr>
        <w:keepLines/>
      </w:pPr>
      <w:r>
        <w:t>7. Bayir H, Kapralov AA, Jiang J, et al. Peroxidase mechanism of lipid-dependent cross-linking of synuclein with cytochrome c: protection against apoptosis versus delayed oxidative stress in Parkinson disease. J Biol Chem. 2009;284(23):15951–15969.</w:t>
      </w:r>
    </w:p>
    <w:p w14:paraId="5B0272BF" w14:textId="77777777" w:rsidR="004E6C17" w:rsidRDefault="007F2873">
      <w:pPr>
        <w:keepLines/>
      </w:pPr>
      <w:r>
        <w:t>8. Balasubramanian K, Maeda A, Lee JS, et al. Dichotomous roles for externalized cardiolipin in extracellular signaling: promotion of phagocytosis and attenuation of innate immunity. Sci Signal. 2015;8(395):ra95.</w:t>
      </w:r>
    </w:p>
    <w:p w14:paraId="06392603" w14:textId="77777777" w:rsidR="004E6C17" w:rsidRDefault="007F2873">
      <w:pPr>
        <w:keepLines/>
      </w:pPr>
      <w:r>
        <w:t xml:space="preserve">9. </w:t>
      </w:r>
      <w:proofErr w:type="spellStart"/>
      <w:r>
        <w:t>Auluck</w:t>
      </w:r>
      <w:proofErr w:type="spellEnd"/>
      <w:r>
        <w:t xml:space="preserve"> PK, Caraveo G, Lindquist S. α-Synuclein: membrane interactions and toxicity in Parkinson’s disease. Annu Rev Cell Dev Biol. 2010;26:211–233.</w:t>
      </w:r>
    </w:p>
    <w:p w14:paraId="5973E3DB" w14:textId="77777777" w:rsidR="004E6C17" w:rsidRDefault="007F2873">
      <w:pPr>
        <w:keepLines/>
      </w:pPr>
      <w:r>
        <w:t xml:space="preserve">10. Webb JL, Ravikumar B, Atkins J, </w:t>
      </w:r>
      <w:proofErr w:type="spellStart"/>
      <w:r>
        <w:t>Skepper</w:t>
      </w:r>
      <w:proofErr w:type="spellEnd"/>
      <w:r>
        <w:t xml:space="preserve"> JN, </w:t>
      </w:r>
      <w:proofErr w:type="spellStart"/>
      <w:r>
        <w:t>Rubinsztein</w:t>
      </w:r>
      <w:proofErr w:type="spellEnd"/>
      <w:r>
        <w:t xml:space="preserve"> DC. α-Synuclein is degraded by both autophagy and the proteasome. J Biol Chem. 2003;278(27):25009–25013.</w:t>
      </w:r>
    </w:p>
    <w:p w14:paraId="07AC67AA" w14:textId="77777777" w:rsidR="004E6C17" w:rsidRDefault="007F2873">
      <w:pPr>
        <w:keepLines/>
      </w:pPr>
      <w:r>
        <w:t xml:space="preserve">11. Souza JM, Giasson BI, Chen Q, Lee VM, </w:t>
      </w:r>
      <w:proofErr w:type="spellStart"/>
      <w:r>
        <w:t>Ischiropoulos</w:t>
      </w:r>
      <w:proofErr w:type="spellEnd"/>
      <w:r>
        <w:t xml:space="preserve"> H. </w:t>
      </w:r>
      <w:proofErr w:type="spellStart"/>
      <w:r>
        <w:t>Dityrosine</w:t>
      </w:r>
      <w:proofErr w:type="spellEnd"/>
      <w:r>
        <w:t xml:space="preserve"> cross-linking promotes formation of stable α-synuclein polymers: implication of nitrative and oxidative stress in the pathogenesis of neurodegenerative </w:t>
      </w:r>
      <w:proofErr w:type="spellStart"/>
      <w:r>
        <w:t>synucleinopathies</w:t>
      </w:r>
      <w:proofErr w:type="spellEnd"/>
      <w:r>
        <w:t>. J Biol Chem. 2000;275(24):18344–18349.</w:t>
      </w:r>
    </w:p>
    <w:p w14:paraId="00149BBC" w14:textId="77777777" w:rsidR="004E6C17" w:rsidRDefault="007F2873">
      <w:pPr>
        <w:keepLines/>
      </w:pPr>
      <w:r>
        <w:t>12. Li W, Lesuisse C, Xu Y, Troncoso JC, Price DL, Lee MK. Stabilization of α-synuclein protein with aging and familial Parkinson’s disease-linked A53T mutation. J Neurosci. 2004;24(33):7400–7409.</w:t>
      </w:r>
    </w:p>
    <w:p w14:paraId="297B8E9F" w14:textId="77777777" w:rsidR="004E6C17" w:rsidRDefault="007F2873">
      <w:pPr>
        <w:keepLines/>
      </w:pPr>
      <w:r>
        <w:lastRenderedPageBreak/>
        <w:t xml:space="preserve">13. Nakamura K, Nemani VM, </w:t>
      </w:r>
      <w:proofErr w:type="spellStart"/>
      <w:r>
        <w:t>Azarbal</w:t>
      </w:r>
      <w:proofErr w:type="spellEnd"/>
      <w:r>
        <w:t xml:space="preserve"> F, et al. Direct membrane association drives mitochondrial fission by the Parkinson disease-associated protein α-synuclein. J Biol Chem. 2011;286(23):20710–20726.</w:t>
      </w:r>
    </w:p>
    <w:p w14:paraId="07F900D3" w14:textId="77777777" w:rsidR="004E6C17" w:rsidRDefault="007F2873">
      <w:pPr>
        <w:keepLines/>
      </w:pPr>
      <w:r>
        <w:t xml:space="preserve">14. Lee HJ, Patel S, Lee SJ. </w:t>
      </w:r>
      <w:proofErr w:type="spellStart"/>
      <w:r>
        <w:t>Intravesicular</w:t>
      </w:r>
      <w:proofErr w:type="spellEnd"/>
      <w:r>
        <w:t xml:space="preserve"> localization and exocytosis of alpha-synuclein and its aggregates. J Neurosci. 2005;25(25):6016–6024.</w:t>
      </w:r>
    </w:p>
    <w:p w14:paraId="4DF92D30" w14:textId="77777777" w:rsidR="004E6C17" w:rsidRDefault="007F2873">
      <w:pPr>
        <w:keepLines/>
      </w:pPr>
      <w:r>
        <w:t xml:space="preserve">15. Morais VA, </w:t>
      </w:r>
      <w:proofErr w:type="spellStart"/>
      <w:r>
        <w:t>Verstreken</w:t>
      </w:r>
      <w:proofErr w:type="spellEnd"/>
      <w:r>
        <w:t xml:space="preserve"> P, </w:t>
      </w:r>
      <w:proofErr w:type="spellStart"/>
      <w:r>
        <w:t>Roethig</w:t>
      </w:r>
      <w:proofErr w:type="spellEnd"/>
      <w:r>
        <w:t xml:space="preserve"> A, et al. Parkinson’s disease mutations in PINK1 result in decreased Complex I activity and deficient synaptic function. EMBO Mol Med. 2009;1(2):99–111.</w:t>
      </w:r>
    </w:p>
    <w:p w14:paraId="6B47621A" w14:textId="77777777" w:rsidR="004E6C17" w:rsidRDefault="007F2873">
      <w:pPr>
        <w:keepLines/>
      </w:pPr>
      <w:r>
        <w:t xml:space="preserve">16. Brand MD. The efficiency and plasticity of mitochondrial energy transduction. </w:t>
      </w:r>
      <w:proofErr w:type="spellStart"/>
      <w:r>
        <w:t>Biochem</w:t>
      </w:r>
      <w:proofErr w:type="spellEnd"/>
      <w:r>
        <w:t xml:space="preserve"> Soc Trans. 2005;33(Pt 5):897–904.</w:t>
      </w:r>
    </w:p>
    <w:p w14:paraId="76A166A8" w14:textId="77777777" w:rsidR="004E6C17" w:rsidRDefault="007F2873">
      <w:pPr>
        <w:keepLines/>
      </w:pPr>
      <w:r>
        <w:lastRenderedPageBreak/>
        <w:t xml:space="preserve">17. Sherer TB, </w:t>
      </w:r>
      <w:proofErr w:type="spellStart"/>
      <w:r>
        <w:t>Betarbet</w:t>
      </w:r>
      <w:proofErr w:type="spellEnd"/>
      <w:r>
        <w:t xml:space="preserve"> R, Testa CM, et al. Mechanism of toxicity in rotenone models of Parkinson’s disease. J Neurosci. 2003;23(34):10756–10764.</w:t>
      </w:r>
    </w:p>
    <w:p w14:paraId="0760D943" w14:textId="77777777" w:rsidR="004E6C17" w:rsidRDefault="007F2873">
      <w:pPr>
        <w:keepLines/>
      </w:pPr>
      <w:r>
        <w:t xml:space="preserve">18. Devi L, Raghavendran V, Prabhu BM, </w:t>
      </w:r>
      <w:proofErr w:type="spellStart"/>
      <w:r>
        <w:t>Avadhani</w:t>
      </w:r>
      <w:proofErr w:type="spellEnd"/>
      <w:r>
        <w:t xml:space="preserve"> NG, </w:t>
      </w:r>
      <w:proofErr w:type="spellStart"/>
      <w:r>
        <w:t>Anandatheerthavarada</w:t>
      </w:r>
      <w:proofErr w:type="spellEnd"/>
      <w:r>
        <w:t xml:space="preserve"> HK. Mitochondrial import and accumulation of α-synuclein impair complex I in human dopaminergic neuronal cultures and Parkinson disease brain. J Biol Chem. 2008;283(14):9089–9100.</w:t>
      </w:r>
    </w:p>
    <w:p w14:paraId="28EC2A3A" w14:textId="77777777" w:rsidR="004E6C17" w:rsidRDefault="007F2873">
      <w:pPr>
        <w:keepLines/>
      </w:pPr>
      <w:r>
        <w:t xml:space="preserve">19. Lapuente-Brun E, Moreno-Loshuertos R, </w:t>
      </w:r>
      <w:proofErr w:type="spellStart"/>
      <w:r>
        <w:t>Acin</w:t>
      </w:r>
      <w:proofErr w:type="spellEnd"/>
      <w:r>
        <w:t>-Perez R, et al. Supercomplex assembly determines electron flux in the mitochondrial electron transport chain. Science. 2013;340(6140):1567–1570.</w:t>
      </w:r>
    </w:p>
    <w:p w14:paraId="4F5F350F" w14:textId="77777777" w:rsidR="004E6C17" w:rsidRDefault="007F2873">
      <w:pPr>
        <w:keepLines/>
      </w:pPr>
      <w:r>
        <w:t xml:space="preserve">20. Bernardi P, </w:t>
      </w:r>
      <w:proofErr w:type="spellStart"/>
      <w:r>
        <w:t>Rasola</w:t>
      </w:r>
      <w:proofErr w:type="spellEnd"/>
      <w:r>
        <w:t xml:space="preserve"> A, Forte M, Lippe G. The mitochondrial permeability transition pore: channel formation by F-ATP synthase, integration in signal transduction, and role in pathophysiology. </w:t>
      </w:r>
      <w:proofErr w:type="spellStart"/>
      <w:r>
        <w:t>Physiol</w:t>
      </w:r>
      <w:proofErr w:type="spellEnd"/>
      <w:r>
        <w:t xml:space="preserve"> Rev. 2015;95(4):1111–1155.</w:t>
      </w:r>
    </w:p>
    <w:p w14:paraId="2C8B6D37" w14:textId="77777777" w:rsidR="004E6C17" w:rsidRDefault="007F2873">
      <w:pPr>
        <w:keepLines/>
      </w:pPr>
      <w:r>
        <w:lastRenderedPageBreak/>
        <w:t xml:space="preserve">21. Fukai T, Ushio-Fukai M. Superoxide </w:t>
      </w:r>
      <w:proofErr w:type="spellStart"/>
      <w:r>
        <w:t>dismutases</w:t>
      </w:r>
      <w:proofErr w:type="spellEnd"/>
      <w:r>
        <w:t xml:space="preserve">: role in redox signaling, vascular function, and diseases. </w:t>
      </w:r>
      <w:proofErr w:type="spellStart"/>
      <w:r>
        <w:t>Antioxid</w:t>
      </w:r>
      <w:proofErr w:type="spellEnd"/>
      <w:r>
        <w:t xml:space="preserve"> Redox Signal. 2011;15(6):1583–1606.</w:t>
      </w:r>
    </w:p>
    <w:p w14:paraId="071CBBD4" w14:textId="77777777" w:rsidR="004E6C17" w:rsidRDefault="007F2873">
      <w:pPr>
        <w:keepLines/>
      </w:pPr>
      <w:r>
        <w:t>22. Brigelius-</w:t>
      </w:r>
      <w:proofErr w:type="spellStart"/>
      <w:r>
        <w:t>Flohé</w:t>
      </w:r>
      <w:proofErr w:type="spellEnd"/>
      <w:r>
        <w:t xml:space="preserve"> R. Tissue-specific functions of individual glutathione peroxidases. Free Radic Biol Med. 1999;27(9–10):951–965.</w:t>
      </w:r>
    </w:p>
    <w:p w14:paraId="45DBD654" w14:textId="77777777" w:rsidR="004E6C17" w:rsidRDefault="007F2873">
      <w:pPr>
        <w:keepLines/>
      </w:pPr>
      <w:r>
        <w:t xml:space="preserve">23. Hirsch EC, </w:t>
      </w:r>
      <w:proofErr w:type="spellStart"/>
      <w:r>
        <w:t>Hunot</w:t>
      </w:r>
      <w:proofErr w:type="spellEnd"/>
      <w:r>
        <w:t xml:space="preserve"> S. Neuroinflammation in Parkinson’s disease: a target for neuroprotection? Lancet Neurol. 2009;8(4):382–397.</w:t>
      </w:r>
    </w:p>
    <w:p w14:paraId="786EA382" w14:textId="77777777" w:rsidR="004E6C17" w:rsidRDefault="007F2873">
      <w:pPr>
        <w:keepLines/>
      </w:pPr>
      <w:r>
        <w:t xml:space="preserve">24. Winner B, </w:t>
      </w:r>
      <w:proofErr w:type="spellStart"/>
      <w:r>
        <w:t>Jappelli</w:t>
      </w:r>
      <w:proofErr w:type="spellEnd"/>
      <w:r>
        <w:t xml:space="preserve"> R, Maji SK, et al. In vivo demonstration that α-synuclein oligomers are toxic. Proc Natl Acad Sci U S A. 2011;108(10):4194–4199.</w:t>
      </w:r>
    </w:p>
    <w:p w14:paraId="12836741" w14:textId="77777777" w:rsidR="004E6C17" w:rsidRDefault="007F2873">
      <w:pPr>
        <w:keepLines/>
      </w:pPr>
      <w:r>
        <w:t xml:space="preserve">25. Narendra DP, Jin SM, Tanaka A, et al. PINK1 is selectively stabilized on impaired mitochondria to activate Parkin. </w:t>
      </w:r>
      <w:proofErr w:type="spellStart"/>
      <w:r>
        <w:t>PLoS</w:t>
      </w:r>
      <w:proofErr w:type="spellEnd"/>
      <w:r>
        <w:t xml:space="preserve"> Biol. 2010;8(1):e1000298.</w:t>
      </w:r>
    </w:p>
    <w:p w14:paraId="27CE9657" w14:textId="77777777" w:rsidR="004E6C17" w:rsidRDefault="007F2873">
      <w:pPr>
        <w:keepLines/>
      </w:pPr>
      <w:r>
        <w:t>26. Chu CT, Ji J, Dagda RK, et al. Cardiolipin externalization to the outer mitochondrial membrane acts as an elimination signal for mitophagy in neuronal cells. Nat Cell Biol. 2013;15(10):1197–1205.</w:t>
      </w:r>
    </w:p>
    <w:p w14:paraId="2D6AA210" w14:textId="77777777" w:rsidR="004E6C17" w:rsidRDefault="007F2873">
      <w:pPr>
        <w:keepLines/>
      </w:pPr>
      <w:r>
        <w:lastRenderedPageBreak/>
        <w:t>27. Kim C, Ho DH, Suk JE, et al. Neuron-released oligomeric α-synuclein is an endogenous agonist of TLR2 for paracrine activation of microglia. Nat Commun. 2013;4:1562.</w:t>
      </w:r>
    </w:p>
    <w:p w14:paraId="745E75CD" w14:textId="77777777" w:rsidR="004E6C17" w:rsidRDefault="007F2873">
      <w:pPr>
        <w:keepLines/>
      </w:pPr>
      <w:r>
        <w:t>28. Perry VH, Nicoll JA, Holmes C. Microglia in neurodegenerative disease. Nat Rev Neurol. 2010;6(4):193–201.</w:t>
      </w:r>
    </w:p>
    <w:p w14:paraId="66DA25BE" w14:textId="77777777" w:rsidR="004E6C17" w:rsidRDefault="007F2873">
      <w:pPr>
        <w:keepLines/>
      </w:pPr>
      <w:r>
        <w:t xml:space="preserve">29. Mogi M, Harada M, Riederer P, </w:t>
      </w:r>
      <w:proofErr w:type="spellStart"/>
      <w:r>
        <w:t>Narabayashi</w:t>
      </w:r>
      <w:proofErr w:type="spellEnd"/>
      <w:r>
        <w:t xml:space="preserve"> H, Fujita K, </w:t>
      </w:r>
      <w:proofErr w:type="spellStart"/>
      <w:r>
        <w:t>Nagatsu</w:t>
      </w:r>
      <w:proofErr w:type="spellEnd"/>
      <w:r>
        <w:t xml:space="preserve"> T. Tumor necrosis factor-α (TNF-α) increases both in the brain and in the cerebrospinal fluid from parkinsonian patients. </w:t>
      </w:r>
      <w:proofErr w:type="spellStart"/>
      <w:r>
        <w:t>Neurosci</w:t>
      </w:r>
      <w:proofErr w:type="spellEnd"/>
      <w:r>
        <w:t xml:space="preserve"> Lett. 1994;165(1–2):208–210.</w:t>
      </w:r>
    </w:p>
    <w:p w14:paraId="31A722DC" w14:textId="77777777" w:rsidR="004E6C17" w:rsidRDefault="007F2873">
      <w:pPr>
        <w:keepLines/>
      </w:pPr>
      <w:r>
        <w:t>30. Feuerstein GZ, Liu T, Barone FC. Cytokines, inflammation, and brain injury: role of tumor necrosis factor-alpha. Cerebrovasc Brain Metab Rev. 1994;6(4):341–360.</w:t>
      </w:r>
    </w:p>
    <w:p w14:paraId="6C21CC04" w14:textId="77777777" w:rsidR="004E6C17" w:rsidRDefault="007F2873">
      <w:pPr>
        <w:keepLines/>
      </w:pPr>
      <w:r>
        <w:t>31. Bernheimer H, Birkmayer W, Hornykiewicz O, Jellinger K, Seitelberger F. Brain dopamine and the syndromes of Parkinson and Huntington. J Neurol Sci. 1973;20(4):415–455.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