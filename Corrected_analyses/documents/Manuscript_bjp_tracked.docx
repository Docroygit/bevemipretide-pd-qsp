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07461" w14:textId="77777777" w:rsidR="000C76B6" w:rsidRDefault="007F2873">
      <w:pPr>
        <w:jc w:val="center"/>
      </w:pPr>
      <w:r>
        <w:rPr>
          <w:b/>
          <w:sz w:val="28"/>
        </w:rPr>
        <w:t>A quantitative systems pharmacology model of Bevemipretide (SBT-272) for cardiolipin-targeted neuroprotection in Parkinson’s disease</w:t>
      </w:r>
    </w:p>
    <w:p w14:paraId="7B4D989B" w14:textId="77777777" w:rsidR="000C76B6" w:rsidRDefault="007F2873">
      <w:pPr>
        <w:pStyle w:val="Heading1"/>
      </w:pPr>
      <w:r>
        <w:rPr>
          <w:rFonts w:ascii="Times New Roman" w:hAnsi="Times New Roman"/>
        </w:rPr>
        <w:t>Abstract</w:t>
      </w:r>
    </w:p>
    <w:p w14:paraId="6AE47DBF" w14:textId="77777777" w:rsidR="000C76B6" w:rsidRDefault="007F2873">
      <w:r>
        <w:rPr>
          <w:b/>
        </w:rPr>
        <w:t>Background and Purpose</w:t>
      </w:r>
    </w:p>
    <w:p w14:paraId="5AB909F0" w14:textId="77777777" w:rsidR="000C76B6" w:rsidRDefault="007F2873">
      <w:r>
        <w:t>Parkinson’s disease is driven by a self-amplifying cycle linking α-synuclein aggregation, cardiolipin oxidation, Complex I impairment, and mitochondrial reactive oxygen species overproduction, which single-target therapies have failed to interrupt. Bevemipretide (SBT-272) stabilises cardiolipin to restore mitochondrial bioenergetics. We built a quantitative systems pharmacology (QSP) model testing whether targeting this single node can produce disease-modifying benefit.</w:t>
      </w:r>
    </w:p>
    <w:p w14:paraId="07BF1847" w14:textId="77777777" w:rsidR="000C76B6" w:rsidRDefault="007F2873">
      <w:r>
        <w:rPr>
          <w:b/>
        </w:rPr>
        <w:t>Experimental Approach</w:t>
      </w:r>
    </w:p>
    <w:p w14:paraId="49131856" w14:textId="77777777" w:rsidR="000C76B6" w:rsidRDefault="007F2873">
      <w:r>
        <w:t xml:space="preserve">An eight-module, 28-ODE model integrated pharmacokinetics, cardiolipin dynamics, α-synuclein pathology, mitochondrial bioenergetics, oxidative stress, cell death, and neuroinflammation, calibrated against five </w:t>
      </w:r>
      <w:ins w:id="90005" w:author="Claude (corrected analyses)" w:date="2026-09-23T12:00:00Z">
        <w:r>
          <w:t xml:space="preserve">published </w:t>
        </w:r>
      </w:ins>
      <w:r>
        <w:t xml:space="preserve">experimental </w:t>
      </w:r>
      <w:del w:id="90003" w:author="Claude (corrected analyses)" w:date="2026-09-23T12:00:00Z">
        <w:r>
          <w:delText xml:space="preserve">datasets, validated</w:delText>
        </w:r>
      </w:del>
      <w:ins w:id="90004" w:author="Claude (corrected analyses)" w:date="2026-09-23T12:00:00Z">
        <w:r>
          <w:t xml:space="preserve">benchmarks, checked</w:t>
        </w:r>
      </w:ins>
      <w:r>
        <w:t xml:space="preserve"> through an 18-check pathway framework, tested for identifiability, and translated allometrically to a </w:t>
      </w:r>
      <w:del w:id="90002" w:author="Claude (corrected analyses)" w:date="2026-09-23T12:00:00Z">
        <w:r>
          <w:delText xml:space="preserve">250-patient-per-arm </w:delText>
        </w:r>
      </w:del>
      <w:r>
        <w:t xml:space="preserve">human virtual clinical trial</w:t>
      </w:r>
      <w:ins w:id="90001" w:author="Claude (corrected analyses)" w:date="2026-09-23T12:00:00Z">
        <w:r>
          <w:t xml:space="preserve"> enrolling 250 symptomatic virtual patients in four matched arms</w:t>
        </w:r>
      </w:ins>
      <w:r>
        <w:t xml:space="preserve">.</w:t>
      </w:r>
    </w:p>
    <w:p w14:paraId="7C996C16" w14:textId="77777777" w:rsidR="000C76B6" w:rsidRDefault="007F2873">
      <w:r>
        <w:rPr>
          <w:b/>
        </w:rPr>
        <w:t>Key Results</w:t>
      </w:r>
    </w:p>
    <w:p w14:paraId="24D487D2" w14:textId="77777777" w:rsidR="000C76B6" w:rsidRDefault="007F2873">
      <w:r>
        <w:t xml:space="preserve">The calibrated model reproduced </w:t>
      </w:r>
      <w:del w:id="90018" w:author="Claude (corrected analyses)" w:date="2026-09-23T12:00:00Z">
        <w:r>
          <w:delText xml:space="preserve">all</w:delText>
        </w:r>
      </w:del>
      <w:ins w:id="90019" w:author="Claude (corrected analyses)" w:date="2026-09-23T12:00:00Z">
        <w:r>
          <w:t xml:space="preserve">the</w:t>
        </w:r>
      </w:ins>
      <w:r>
        <w:t xml:space="preserve"> experimental </w:t>
      </w:r>
      <w:del w:id="90016" w:author="Claude (corrected analyses)" w:date="2026-09-23T12:00:00Z">
        <w:r>
          <w:delText xml:space="preserve">targets</w:delText>
        </w:r>
      </w:del>
      <w:ins w:id="90017" w:author="Claude (corrected analyses)" w:date="2026-09-23T12:00:00Z">
        <w:r>
          <w:t xml:space="preserve">benchmarks</w:t>
        </w:r>
      </w:ins>
      <w:r>
        <w:t xml:space="preserve"> and passed </w:t>
      </w:r>
      <w:del w:id="90014" w:author="Claude (corrected analyses)" w:date="2026-09-23T12:00:00Z">
        <w:r>
          <w:delText xml:space="preserve">all</w:delText>
        </w:r>
      </w:del>
      <w:ins w:id="90015" w:author="Claude (corrected analyses)" w:date="2026-09-23T12:00:00Z">
        <w:r>
          <w:t xml:space="preserve">the directional</w:t>
        </w:r>
      </w:ins>
      <w:r>
        <w:t xml:space="preserve"> pathway</w:t>
      </w:r>
      <w:del w:id="90013" w:author="Claude (corrected analyses)" w:date="2026-09-23T12:00:00Z">
        <w:r>
          <w:delText xml:space="preserve"> validation</w:delText>
        </w:r>
      </w:del>
      <w:r>
        <w:t xml:space="preserve"> checks. </w:t>
      </w:r>
      <w:del w:id="90011" w:author="Claude (corrected analyses)" w:date="2026-09-23T12:00:00Z">
        <w:r>
          <w:delText xml:space="preserve">The virtual trial predicted a moderate effect size for neuron preservation and motor score improvement, with the highest responder rates in patients whose disease is driven through the cardiolipin-Complex I pathway, and a mild responder proportion among those driven by other pathways, reflecting shared-cascade cross-talk. Allometric</w:delText>
        </w:r>
      </w:del>
      <w:ins w:id="90012" w:author="Claude (corrected analyses)" w:date="2026-09-23T12:00:00Z">
        <w:r>
          <w:t xml:space="preserve">With drug exposure normalised to steady state, allometric</w:t>
        </w:r>
      </w:ins>
      <w:r>
        <w:t xml:space="preserve"> translation predicted a multi-year </w:t>
      </w:r>
      <w:r>
        <w:lastRenderedPageBreak/>
      </w:r>
      <w:r>
        <w:t xml:space="preserve">delay in symptom onset </w:t>
      </w:r>
      <w:del w:id="90009" w:author="Claude (corrected analyses)" w:date="2026-09-23T12:00:00Z">
        <w:r>
          <w:delText xml:space="preserve">with</w:delText>
        </w:r>
      </w:del>
      <w:ins w:id="90010" w:author="Claude (corrected analyses)" w:date="2026-09-23T12:00:00Z">
        <w:r>
          <w:t xml:space="preserve">when</w:t>
        </w:r>
      </w:ins>
      <w:r>
        <w:t xml:space="preserve"> treatment</w:t>
      </w:r>
      <w:del w:id="90007" w:author="Claude (corrected analyses)" w:date="2026-09-23T12:00:00Z">
        <w:r>
          <w:delText xml:space="preserve">, and a virtual Phase 2 trial predicted a neuroprotective effect size comparable to other Parkinson’s disease trials</w:delText>
        </w:r>
      </w:del>
      <w:ins w:id="90008" w:author="Claude (corrected analyses)" w:date="2026-09-23T12:00:00Z">
        <w:r>
          <w:t xml:space="preserve"> began before symptoms. In symptomatic virtual patients, 30 mg daily produced a small effect on neuron preservation and motor score (Cohen’s d of 0.12 and 0.14), implying roughly 850 to 1,150 patients per arm for 80% power</w:t>
        </w:r>
      </w:ins>
      <w:r>
        <w:t xml:space="preserve">, with benefit maintained despite realistic diagnostic delays.</w:t>
      </w:r>
      <w:ins w:id="90006" w:author="Claude (corrected analyses)" w:date="2026-09-23T12:00:00Z">
        <w:r>
          <w:t xml:space="preserve"> Through shared-cascade cross-talk, treatment reduced neuroinflammatory and proteotoxic neuron loss as well as mitochondrial loss.</w:t>
        </w:r>
      </w:ins>
    </w:p>
    <w:p w14:paraId="086B58A3" w14:textId="77777777" w:rsidR="000C76B6" w:rsidRDefault="007F2873">
      <w:r>
        <w:rPr>
          <w:b/>
        </w:rPr>
        <w:t>Conclusion and Implications</w:t>
      </w:r>
    </w:p>
    <w:p w14:paraId="1934146C" w14:textId="77777777" w:rsidR="000C76B6" w:rsidRDefault="007F2873">
      <w:r>
        <w:t xml:space="preserve">This QSP model provides a mechanistic rationale for cardiolipin as a druggable node in Parkinson’s disease and supplies the dose</w:t>
      </w:r>
      <w:del w:id="90023" w:author="Claude (corrected analyses)" w:date="2026-09-23T12:00:00Z">
        <w:r>
          <w:delText xml:space="preserve"> and timing</w:delText>
        </w:r>
      </w:del>
      <w:ins w:id="90024" w:author="Claude (corrected analyses)" w:date="2026-09-23T12:00:00Z">
        <w:r>
          <w:t xml:space="preserve">, timing, and sample-size</w:t>
        </w:r>
      </w:ins>
      <w:r>
        <w:t xml:space="preserve"> estimates needed to </w:t>
      </w:r>
      <w:del w:id="90021" w:author="Claude (corrected analyses)" w:date="2026-09-23T12:00:00Z">
        <w:r>
          <w:delText xml:space="preserve">design</w:delText>
        </w:r>
      </w:del>
      <w:ins w:id="90022" w:author="Claude (corrected analyses)" w:date="2026-09-23T12:00:00Z">
        <w:r>
          <w:t xml:space="preserve">plan</w:t>
        </w:r>
      </w:ins>
      <w:r>
        <w:t xml:space="preserve"> an informative Phase 2 trial. Because</w:t>
      </w:r>
      <w:ins w:id="90020" w:author="Claude (corrected analyses)" w:date="2026-09-23T12:00:00Z">
        <w:r>
          <w:t xml:space="preserve"> the predicted effect in symptomatic patients is small and</w:t>
        </w:r>
      </w:ins>
      <w:r>
        <w:t xml:space="preserve"> bevemipretide targets only one of several convergent causes of neuronal loss, confirming its effectiveness will require a large trial in a heterogeneous population assessed against validated motor scales.</w:t>
      </w:r>
    </w:p>
    <w:p w14:paraId="7E003757" w14:textId="77777777" w:rsidR="00FF292F" w:rsidRDefault="007F2873" w:rsidP="00FF292F">
      <w:pPr>
        <w:rPr>
          <w:i/>
        </w:rPr>
      </w:pPr>
      <w:r>
        <w:rPr>
          <w:i/>
        </w:rPr>
        <w:t>Keywords: Neuroprotective Agents; Quantitative Systems Pharmacology; Parkinson Disease; Mitochondria; alpha-Synuclein; Cardiolipins</w:t>
      </w:r>
    </w:p>
    <w:p w14:paraId="69580914" w14:textId="77777777" w:rsidR="000C76B6" w:rsidRPr="0087544E" w:rsidRDefault="00F533FF" w:rsidP="004C4861">
      <w:pPr>
        <w:pStyle w:val="Heading1"/>
        <w:rPr>
          <w:rFonts w:ascii="Times New Roman" w:hAnsi="Times New Roman" w:cs="Times New Roman"/>
        </w:rPr>
      </w:pPr>
      <w:r w:rsidRPr="0087544E">
        <w:rPr>
          <w:rFonts w:ascii="Times New Roman" w:hAnsi="Times New Roman" w:cs="Times New Roman"/>
        </w:rPr>
        <w:t>1. Introduction</w:t>
      </w:r>
    </w:p>
    <w:p w14:paraId="7161237F" w14:textId="77777777" w:rsidR="004E6C17" w:rsidRDefault="007F2873">
      <w:r>
        <w:t>Parkinson's disease (PD) affects an estimated 6.1 million people worldwide, with prevalence more than doubling since 1990 [1]. Motor symptoms emerge only after 50-70% of nigral dopaminergic neurons are lost, following a 5-10 year prodromal phase marked by non-motor features such as anosmia and REM sleep behaviour disorder [2, 3]. All approved therapies remain purely symptomatic, and recent Phase 2 trials of anti-α-synuclein immunotherapies have failed, intensifying the need for strategies that engage the disease at a systems level rather than at a single molecular target</w:t>
      </w:r>
      <w:r w:rsidR="009B721D">
        <w:t xml:space="preserve"> [4, 5, 6]</w:t>
      </w:r>
      <w:r>
        <w:t>.</w:t>
      </w:r>
    </w:p>
    <w:p w14:paraId="369BBA2B" w14:textId="77777777" w:rsidR="004E6C17" w:rsidRDefault="007F2873">
      <w:r>
        <w:t xml:space="preserve">The mitochondria-PD link emerged when MPTP, an illicit-drug contaminant, caused acute parkinsonism via Complex I (CI) inhibition, and rotenone reproduced nigral neuron loss and α-synuclein aggregation in rats [7, 8]. Complex I activity in PD substantia nigra falls to ~49% of </w:t>
      </w:r>
      <w:r>
        <w:lastRenderedPageBreak/>
        <w:t>wild-type, with cardiolipin depletion in α-synuclein-exposed mitochondria [9]. Cardiolipin (CL) comprises 15-20% of inner mitochondrial membrane phospholipid, anchors respiratory chain supercomplexes, and is vulnerable to oxidation via unsaturated acyl chains [10]. Its turnover balances tafazzin-mediated remodelling against oxidation-driven loss [11]. Once oxidised, CL-detached cytochrome c acquires peroxidase activity that damages CL, creating a local amplification loop [12]. Under this and other pro-mitophagy stimuli, CL translocates to the outer mitochondrial membrane, where its surface exposure is recognised by LC3 and acts as an eat-me signal targeting the damaged mitochondrion for mitophagy [13]. α-Synuclein, a 140-amino acid presynaptic protein, is intrinsically disordered but adopts a protective α-helical conformation upon binding CL-enriched membranes; when CL is oxidised or depleted, this stabilisation is lost and the protein misfolds into soluble oligomers, the primary toxic species rather than mature fibrils [14, 15].</w:t>
      </w:r>
    </w:p>
    <w:p w14:paraId="0F41E75B" w14:textId="77777777" w:rsidR="004E6C17" w:rsidRDefault="007F2873">
      <w:r>
        <w:t xml:space="preserve">Cardiolipin, α-synuclein, and Complex I do not act in isolation but assemble into a self-amplifying vicious cycle. CL loss reverses α-synuclein's native-fold stabilisation, favouring reversion to the aggregation-prone disordered state, while oligomeric α-synuclein reciprocally enhances cytochrome c peroxidase activity against CL, generating further oxidative stress [16]. Depleted CL destabilises respiratory supercomplexes, causing respirasome dissociation, electron-channelling failure, and increased electron leak from Complex I [17]. The resulting mitochondrial reactive oxygen species (ROS), ordinarily held in check by superoxide dismutase and glutathione peroxidase but measured at 176.6% of basal in α-synuclein-exposed mitochondria, closes the loop by oxidising CL, modifying α-synuclein methionine residues to promote aggregation, damaging Complex I iron-sulphur clusters, and triggering mitochondrial permeability transition pore (mPTP) opening once a threshold is exceeded [18]. This mPTP </w:t>
      </w:r>
      <w:r>
        <w:lastRenderedPageBreak/>
        <w:t xml:space="preserve">response is markedly nonlinear: gradual oxidative stress is tolerated until a critical threshold is crossed, after which membrane potential collapses, cytochrome c is released into the cytosol, and ATP is acutely depleted [19]. Each node alone produces a modest perturbation, </w:t>
      </w:r>
      <w:r w:rsidR="00E069AD">
        <w:t>but</w:t>
      </w:r>
      <w:r>
        <w:t xml:space="preserve"> amplification through this cardiolipin-α-synuclein-Complex I-ROS loop yields damage exceeding any single contribution, explaining why single-target interventions have consistently failed.</w:t>
      </w:r>
    </w:p>
    <w:p w14:paraId="6E553877" w14:textId="77777777" w:rsidR="004E6C17" w:rsidRDefault="007F2873">
      <w:r>
        <w:t>Two feedback loops extend beyond this core cycle. The first begins when mitochondrial depolarisation causes PINK1 to stabilise on the outer membrane and recruit Parkin, which ubiquitinates damaged mitochondria alongside the cardiolipin-LC3 signal above; loss-of-function PINK1/Parkin mutations cause autosomal recessive early-onset PD, a genetically validated cycle entry point [20, 21]. GBA mutations act through a parallel mechanism, impairing lysosomal and autophagic-proteasomal function, compromising mitochondrial quality control and α-synuclein clearance [22]. The second, slower loop, neuroinflammation, begins when extracellular α-synuclein released from damaged neurons activates microglial TLR2 receptors; the resulting TNFα and IL-1β cause neuronal death via extrinsic apoptosis while impairing α-synuclein clearance, shown in TLR2 knockout mice [23, 24]. Dopaminergic neuron death converges through three distinct pathways: mPTP-mediated cytochrome c release and caspase activation (the majority mitochondrial route), neuroinflammation-mediated extrinsic apoptosis, and direct α-synuclein oligomer proteotoxicity via membrane disruption [15]. Because only the mitochondrial route is reachable by a cardiolipin-stabilising drug, this three-pathway architecture sets a realistic ceiling on monotherapy efficacy.</w:t>
      </w:r>
    </w:p>
    <w:p w14:paraId="56642617" w14:textId="77777777" w:rsidR="004E6C17" w:rsidRDefault="007F2873">
      <w:r>
        <w:t>These nonlinear, multi-loop, threshold-switching dynamics</w:t>
      </w:r>
      <w:r w:rsidR="005520B0">
        <w:t xml:space="preserve"> therefore</w:t>
      </w:r>
      <w:r>
        <w:t xml:space="preserve"> </w:t>
      </w:r>
      <w:r w:rsidR="005E4FD4">
        <w:t>require</w:t>
      </w:r>
      <w:r>
        <w:t xml:space="preserve"> a systems-level framework rather than single-target reasoning. Quantitative systems pharmacology (QSP), endorsed by FDA Model-Informed Drug Development and IQ Consortium framew</w:t>
      </w:r>
      <w:r w:rsidR="0016619A">
        <w:t>orks</w:t>
      </w:r>
      <w:r>
        <w:t xml:space="preserve"> [25, 26], </w:t>
      </w:r>
      <w:r>
        <w:lastRenderedPageBreak/>
        <w:t>integrates the mechanistic network into one predictive model. Bevemipretide (SBT-272), a cardiolipin-stabilising, brain-penetrant molecule in Phase 1 [27, 28], restores mitochondrial function at this upstream node. We translate this evidence into a 28-ODE QSP model spanning pharmacokinetics, cardiolipin dynamics, α-synuclein pathology, bioenergetics, oxidative stress, mitophagy, neuroinflammation, and motor function, establishing a systems-level rationale for disease modification in Parkinson's disease.</w:t>
      </w:r>
    </w:p>
    <w:p w14:paraId="5B1619BE" w14:textId="77777777" w:rsidR="000C76B6" w:rsidRDefault="007F2873">
      <w:pPr>
        <w:pStyle w:val="Heading1"/>
      </w:pPr>
      <w:r>
        <w:rPr>
          <w:rFonts w:ascii="Times New Roman" w:hAnsi="Times New Roman"/>
        </w:rPr>
        <w:t>2. Methods</w:t>
      </w:r>
    </w:p>
    <w:p w14:paraId="79E6829C" w14:textId="77777777" w:rsidR="000C76B6" w:rsidRDefault="007F2873">
      <w:pPr>
        <w:pStyle w:val="Heading2"/>
      </w:pPr>
      <w:r>
        <w:rPr>
          <w:rFonts w:ascii="Times New Roman" w:hAnsi="Times New Roman"/>
        </w:rPr>
        <w:t>2.1 Model Architecture and Assumptions</w:t>
      </w:r>
    </w:p>
    <w:p w14:paraId="1B2D8CCA" w14:textId="77777777" w:rsidR="000C76B6" w:rsidRDefault="007F2873">
      <w:r>
        <w:t xml:space="preserve">The QSP model comprises eight interconnected modules (M0–M7) representing the major pathological axes of Parkinson’s disease, encoded as a system of 28 ordinary differential equations (Table 1, Table ST5, Figure 1). The modular architecture captures the pharmacokinetics of </w:t>
      </w:r>
      <w:r w:rsidR="005E4FD4">
        <w:t>B</w:t>
      </w:r>
      <w:r>
        <w:t>evemipretide (M0), cardiolipin dynamics (M1), α-synuclein aggregation (M2), electron transport chain bioenergetics (M3), mitochondrial reactive oxygen species (M4), PINK1/Parkin-mediated mitophagy and cell death (M5), neuroinflammation (M6), and a composite motor endpoint (M7).</w:t>
      </w:r>
    </w:p>
    <w:p w14:paraId="3D7EED6F" w14:textId="77777777" w:rsidR="000C76B6" w:rsidRDefault="007F2873">
      <w:r>
        <w:t xml:space="preserve">Several structural assumptions underpin the model. </w:t>
      </w:r>
      <w:del w:id="90383" w:author="Claude (corrected analyses)" w:date="2026-09-23T12:00:00Z">
        <w:r>
          <w:delText xml:space="preserve">All 28 state variables are normalised to the interval [0, 1], representing fractional activities or concentrations relative to physiological maxima.</w:delText>
        </w:r>
      </w:del>
      <w:ins w:id="90384" w:author="Claude (corrected analyses)" w:date="2026-09-23T12:00:00Z">
        <w:r>
          <w:t xml:space="preserve">The 23 pharmacodynamic state variables are dimensionless indices on the interval [0, 1], representing fractional activities or pool sizes relative to physiological maxima; the five pharmacokinetic states are drug amounts in model units.</w:t>
        </w:r>
      </w:ins>
      <w:r>
        <w:t xml:space="preserve"> </w:t>
      </w:r>
      <w:r w:rsidR="00C546F8" w:rsidRPr="00C546F8">
        <w:rPr>
          <w:rFonts w:cs="Times New Roman"/>
        </w:rPr>
        <w:t xml:space="preserve">Disease is not modelled as a transient perturbation, and instead, two sustained disease modifiers, CI_max (maximum Complex I repair capacity, reflecting PINK1/Parkin impairment) and α_clear (α-synuclein clearance capacity, reflecting GBA/aging impairment), set the ceiling on homeostatic recovery and thereby gate entry into the vicious cycle. Dopaminergic neuron death proceeds through three independent pathways, namely mitochondrial damage (the primary </w:t>
      </w:r>
      <w:r w:rsidR="00C546F8" w:rsidRPr="00C546F8">
        <w:rPr>
          <w:rFonts w:cs="Times New Roman"/>
        </w:rPr>
        <w:lastRenderedPageBreak/>
        <w:t>drug-rescuable pathway), neuroinflammation-mediated toxicity via TNF/IL-1β, and direct α-synuclein proteotoxicity.</w:t>
      </w:r>
      <w:r>
        <w:t xml:space="preserve"> Each death pathway is gated by a Hill function to enforce threshold behaviour and prevent physiologically implausible healthy-state death. The complete parameter set with source annotations, values, and evidence classification is provided in </w:t>
      </w:r>
      <w:r w:rsidRPr="008D6910">
        <w:rPr>
          <w:b/>
          <w:bCs/>
        </w:rPr>
        <w:t>Table ST1</w:t>
      </w:r>
      <w:r>
        <w:t>.</w:t>
      </w:r>
    </w:p>
    <w:p w14:paraId="4967A32D" w14:textId="77777777" w:rsidR="00984E3C" w:rsidRPr="00984E3C" w:rsidRDefault="00984E3C" w:rsidP="00984E3C">
      <w:pPr>
        <w:keepNext/>
        <w:rPr>
          <w:sz w:val="20"/>
          <w:szCs w:val="20"/>
        </w:rPr>
      </w:pPr>
      <w:r w:rsidRPr="00984E3C">
        <w:rPr>
          <w:b/>
          <w:bCs/>
          <w:i/>
          <w:szCs w:val="24"/>
        </w:rPr>
        <w:t>Table 1. Representative equations for the eight-module QSP model.</w:t>
      </w:r>
    </w:p>
    <w:tbl>
      <w:tblPr>
        <w:tblStyle w:val="TableGrid"/>
        <w:tblW w:w="9360" w:type="dxa"/>
        <w:tblLayout w:type="fixed"/>
        <w:tblLook w:val="04A0" w:firstRow="1" w:lastRow="0" w:firstColumn="1" w:lastColumn="0" w:noHBand="0" w:noVBand="1"/>
      </w:tblPr>
      <w:tblGrid>
        <w:gridCol w:w="9360"/>
      </w:tblGrid>
      <w:tr w:rsidR="002E1453">
        <w:trPr>
          <w:cantSplit/>
        </w:trPr>
        <w:tc>
          <w:tcPr>
            <w:tcW w:w="9360" w:type="dxa"/>
          </w:tcPr>
          <w:p w:rsidR="00984E3C" w:rsidRPr="00984E3C" w:rsidRDefault="00984E3C" w:rsidP="00984E3C">
            <w:pPr>
              <w:rPr>
                <w:i/>
                <w:sz w:val="20"/>
                <w:szCs w:val="20"/>
              </w:rPr>
            </w:pPr>
            <w:r>
              <w:rPr>
                <w:b/>
              </w:rPr>
              <w:t>Mitochondrial drug exposure (M0)</w:t>
            </w:r>
          </w:p>
          <w:p w:rsidR="00A775D0" w:rsidRDefault="00287AAA">
            <w:pPr>
              <w:spacing w:before="80" w:after="80" w:line="240" w:lineRule="auto"/>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mito</m:t>
                        </m:r>
                      </m:sub>
                    </m:sSub>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mito</m:t>
                    </m:r>
                    <m:r>
                      <w:rPr>
                        <w:rFonts w:ascii="Cambria Math" w:hAnsi="Cambria Math"/>
                      </w:rPr>
                      <m:t>,</m:t>
                    </m:r>
                    <m:r>
                      <w:rPr>
                        <w:rFonts w:ascii="Cambria Math" w:hAnsi="Cambria Math"/>
                      </w:rPr>
                      <m:t>in</m:t>
                    </m:r>
                  </m:sub>
                </m:sSub>
                <m:r>
                  <m:rPr>
                    <m:lit/>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brain</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mito</m:t>
                    </m:r>
                    <m:r>
                      <w:rPr>
                        <w:rFonts w:ascii="Cambria Math" w:hAnsi="Cambria Math"/>
                      </w:rPr>
                      <m:t>,</m:t>
                    </m:r>
                    <m:r>
                      <w:rPr>
                        <w:rFonts w:ascii="Cambria Math" w:hAnsi="Cambria Math"/>
                      </w:rPr>
                      <m:t>out</m:t>
                    </m:r>
                  </m:sub>
                </m:sSub>
                <m:r>
                  <m:rPr>
                    <m:lit/>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mito</m:t>
                    </m:r>
                  </m:sub>
                </m:sSub>
              </m:oMath>
            </m:oMathPara>
          </w:p>
        </w:tc>
      </w:tr>
      <w:tr w:rsidR="002E1453" w14:paraId="04188B57" w14:textId="77777777">
        <w:trPr>
          <w:cantSplit/>
        </w:trPr>
        <w:tc>
          <w:tcPr>
            <w:tcW w:w="9360" w:type="dxa"/>
          </w:tcPr>
          <w:p w14:paraId="27EBC5BF" w14:textId="77777777" w:rsidR="00984E3C" w:rsidRPr="00984E3C" w:rsidRDefault="00984E3C" w:rsidP="00984E3C">
            <w:pPr>
              <w:rPr>
                <w:i/>
                <w:sz w:val="20"/>
                <w:szCs w:val="20"/>
              </w:rPr>
            </w:pPr>
            <w:r>
              <w:rPr>
                <w:b/>
              </w:rPr>
              <w:t>Cardiolipin restoration and oxidation (M1)</w:t>
            </w:r>
          </w:p>
          <w:p w14:paraId="1B0E0668" w14:textId="77777777" w:rsidR="00A775D0" w:rsidRDefault="00E71168">
            <w:pPr>
              <w:spacing w:before="80" w:after="80" w:line="240" w:lineRule="auto"/>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CL</m:t>
                        </m:r>
                      </m:e>
                      <m:sub>
                        <m:r>
                          <w:rPr>
                            <w:rFonts w:ascii="Cambria Math" w:hAnsi="Cambria Math"/>
                          </w:rPr>
                          <m:t>n</m:t>
                        </m:r>
                      </m:sub>
                    </m:sSub>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syn,CL</m:t>
                    </m:r>
                  </m:sub>
                </m:sSub>
                <m:r>
                  <m:rPr>
                    <m:lit/>
                  </m:rP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CL</m:t>
                        </m:r>
                      </m:e>
                      <m:sub>
                        <m:r>
                          <w:rPr>
                            <w:rFonts w:ascii="Cambria Math" w:hAnsi="Cambria Math"/>
                          </w:rPr>
                          <m:t>n</m:t>
                        </m:r>
                      </m:sub>
                    </m:sSub>
                  </m:num>
                  <m:den>
                    <m:sSub>
                      <m:sSubPr>
                        <m:ctrlPr>
                          <w:rPr>
                            <w:rFonts w:ascii="Cambria Math" w:hAnsi="Cambria Math"/>
                          </w:rPr>
                        </m:ctrlPr>
                      </m:sSubPr>
                      <m:e>
                        <m:r>
                          <w:rPr>
                            <w:rFonts w:ascii="Cambria Math" w:hAnsi="Cambria Math"/>
                          </w:rPr>
                          <m:t>K</m:t>
                        </m:r>
                      </m:e>
                      <m:sub>
                        <m:r>
                          <w:rPr>
                            <w:rFonts w:ascii="Cambria Math" w:hAnsi="Cambria Math"/>
                          </w:rPr>
                          <m:t>CL</m:t>
                        </m:r>
                      </m:sub>
                    </m:sSub>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ox</m:t>
                    </m:r>
                  </m:sub>
                </m:sSub>
                <m:r>
                  <m:rPr>
                    <m:lit/>
                  </m:rPr>
                  <w:rPr>
                    <w:rFonts w:ascii="Cambria Math" w:hAnsi="Cambria Math"/>
                  </w:rPr>
                  <m:t>·</m:t>
                </m:r>
                <m:r>
                  <w:rPr>
                    <w:rFonts w:ascii="Cambria Math" w:hAnsi="Cambria Math"/>
                  </w:rPr>
                  <m:t>mROS</m:t>
                </m:r>
                <m:r>
                  <m:rPr>
                    <m:lit/>
                  </m:rPr>
                  <w:rPr>
                    <w:rFonts w:ascii="Cambria Math" w:hAnsi="Cambria Math"/>
                  </w:rPr>
                  <m:t>·</m:t>
                </m:r>
                <m:sSub>
                  <m:sSubPr>
                    <m:ctrlPr>
                      <w:rPr>
                        <w:rFonts w:ascii="Cambria Math" w:hAnsi="Cambria Math"/>
                      </w:rPr>
                    </m:ctrlPr>
                  </m:sSubPr>
                  <m:e>
                    <m:r>
                      <w:rPr>
                        <w:rFonts w:ascii="Cambria Math" w:hAnsi="Cambria Math"/>
                      </w:rPr>
                      <m:t>CL</m:t>
                    </m:r>
                  </m:e>
                  <m:sub>
                    <m:r>
                      <w:rPr>
                        <w:rFonts w:ascii="Cambria Math" w:hAnsi="Cambria Math"/>
                      </w:rPr>
                      <m:t>n</m:t>
                    </m:r>
                  </m:sub>
                </m:sSub>
                <m:r>
                  <m:rPr>
                    <m:lit/>
                  </m:rP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ALCAT</m:t>
                    </m:r>
                  </m:sub>
                </m:sSub>
                <m:r>
                  <m:rPr>
                    <m:lit/>
                  </m:rPr>
                  <w:rPr>
                    <w:rFonts w:ascii="Cambria Math" w:hAnsi="Cambria Math"/>
                  </w:rPr>
                  <m:t>·</m:t>
                </m:r>
                <m:r>
                  <w:rPr>
                    <w:rFonts w:ascii="Cambria Math" w:hAnsi="Cambria Math"/>
                  </w:rPr>
                  <m:t>ALCAT1</m:t>
                </m:r>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aSyn,ox</m:t>
                    </m:r>
                  </m:sub>
                </m:sSub>
                <m:r>
                  <m:rPr>
                    <m:lit/>
                  </m:rPr>
                  <w:rPr>
                    <w:rFonts w:ascii="Cambria Math" w:hAnsi="Cambria Math"/>
                  </w:rPr>
                  <m:t>·</m:t>
                </m:r>
                <m:sSub>
                  <m:sSubPr>
                    <m:ctrlPr>
                      <w:rPr>
                        <w:rFonts w:ascii="Cambria Math" w:hAnsi="Cambria Math"/>
                      </w:rPr>
                    </m:ctrlPr>
                  </m:sSubPr>
                  <m:e>
                    <m:r>
                      <w:rPr>
                        <w:rFonts w:ascii="Cambria Math" w:hAnsi="Cambria Math"/>
                      </w:rPr>
                      <m:t>aSyn</m:t>
                    </m:r>
                  </m:e>
                  <m:sub>
                    <m:r>
                      <w:rPr>
                        <w:rFonts w:ascii="Cambria Math" w:hAnsi="Cambria Math"/>
                      </w:rPr>
                      <m:t>olig</m:t>
                    </m:r>
                  </m:sub>
                </m:sSub>
                <m:r>
                  <m:rPr>
                    <m:lit/>
                  </m:rPr>
                  <w:rPr>
                    <w:rFonts w:ascii="Cambria Math" w:hAnsi="Cambria Math"/>
                  </w:rPr>
                  <m:t>·</m:t>
                </m:r>
                <m:sSub>
                  <m:sSubPr>
                    <m:ctrlPr>
                      <w:rPr>
                        <w:rFonts w:ascii="Cambria Math" w:hAnsi="Cambria Math"/>
                      </w:rPr>
                    </m:ctrlPr>
                  </m:sSubPr>
                  <m:e>
                    <m:r>
                      <w:rPr>
                        <w:rFonts w:ascii="Cambria Math" w:hAnsi="Cambria Math"/>
                      </w:rPr>
                      <m:t>CL</m:t>
                    </m:r>
                  </m:e>
                  <m:sub>
                    <m:r>
                      <w:rPr>
                        <w:rFonts w:ascii="Cambria Math" w:hAnsi="Cambria Math"/>
                      </w:rPr>
                      <m:t>n</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red</m:t>
                    </m:r>
                  </m:sub>
                </m:sSub>
                <m:r>
                  <m:rPr>
                    <m:lit/>
                  </m:rPr>
                  <w:rPr>
                    <w:rFonts w:ascii="Cambria Math" w:hAnsi="Cambria Math"/>
                  </w:rPr>
                  <m:t>·</m:t>
                </m:r>
                <m:r>
                  <w:rPr>
                    <w:rFonts w:ascii="Cambria Math" w:hAnsi="Cambria Math"/>
                  </w:rPr>
                  <m:t>TAZ</m:t>
                </m:r>
                <m:r>
                  <m:rPr>
                    <m:lit/>
                  </m:rPr>
                  <w:rPr>
                    <w:rFonts w:ascii="Cambria Math" w:hAnsi="Cambria Math"/>
                  </w:rPr>
                  <m:t>·</m:t>
                </m:r>
                <m:sSub>
                  <m:sSubPr>
                    <m:ctrlPr>
                      <w:rPr>
                        <w:rFonts w:ascii="Cambria Math" w:hAnsi="Cambria Math"/>
                      </w:rPr>
                    </m:ctrlPr>
                  </m:sSubPr>
                  <m:e>
                    <m:r>
                      <w:rPr>
                        <w:rFonts w:ascii="Cambria Math" w:hAnsi="Cambria Math"/>
                      </w:rPr>
                      <m:t>CL</m:t>
                    </m:r>
                  </m:e>
                  <m:sub>
                    <m:r>
                      <w:rPr>
                        <w:rFonts w:ascii="Cambria Math" w:hAnsi="Cambria Math"/>
                      </w:rPr>
                      <m:t>ox</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drug</m:t>
                    </m:r>
                  </m:sub>
                </m:sSub>
                <m:r>
                  <m:rPr>
                    <m:lit/>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mito,norm</m:t>
                    </m:r>
                  </m:sub>
                </m:sSub>
                <m:r>
                  <m:rPr>
                    <m:lit/>
                  </m:rPr>
                  <w:rPr>
                    <w:rFonts w:ascii="Cambria Math" w:hAnsi="Cambria Math"/>
                  </w:rPr>
                  <m:t>·</m:t>
                </m:r>
                <m:sSub>
                  <m:sSubPr>
                    <m:ctrlPr>
                      <w:rPr>
                        <w:rFonts w:ascii="Cambria Math" w:hAnsi="Cambria Math"/>
                      </w:rPr>
                    </m:ctrlPr>
                  </m:sSubPr>
                  <m:e>
                    <m:r>
                      <w:rPr>
                        <w:rFonts w:ascii="Cambria Math" w:hAnsi="Cambria Math"/>
                      </w:rPr>
                      <m:t>CL</m:t>
                    </m:r>
                  </m:e>
                  <m:sub>
                    <m:r>
                      <w:rPr>
                        <w:rFonts w:ascii="Cambria Math" w:hAnsi="Cambria Math"/>
                      </w:rPr>
                      <m:t>ox</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ext</m:t>
                    </m:r>
                  </m:sub>
                </m:sSub>
                <m:r>
                  <m:rPr>
                    <m:lit/>
                  </m:rPr>
                  <w:rPr>
                    <w:rFonts w:ascii="Cambria Math" w:hAnsi="Cambria Math"/>
                  </w:rPr>
                  <m:t>·</m:t>
                </m:r>
                <m:sSub>
                  <m:sSubPr>
                    <m:ctrlPr>
                      <w:rPr>
                        <w:rFonts w:ascii="Cambria Math" w:hAnsi="Cambria Math"/>
                      </w:rPr>
                    </m:ctrlPr>
                  </m:sSubPr>
                  <m:e>
                    <m:r>
                      <w:rPr>
                        <w:rFonts w:ascii="Cambria Math" w:hAnsi="Cambria Math"/>
                      </w:rPr>
                      <m:t>CL</m:t>
                    </m:r>
                  </m:e>
                  <m:sub>
                    <m:r>
                      <w:rPr>
                        <w:rFonts w:ascii="Cambria Math" w:hAnsi="Cambria Math"/>
                      </w:rPr>
                      <m:t>n</m:t>
                    </m:r>
                  </m:sub>
                </m:sSub>
                <m:r>
                  <m:rPr>
                    <m:lit/>
                  </m:rPr>
                  <w:rPr>
                    <w:rFonts w:ascii="Cambria Math" w:hAnsi="Cambria Math"/>
                  </w:rPr>
                  <m:t>·</m:t>
                </m:r>
                <m:r>
                  <w:rPr>
                    <w:rFonts w:ascii="Cambria Math" w:hAnsi="Cambria Math"/>
                  </w:rPr>
                  <m:t>mROS</m:t>
                </m:r>
              </m:oMath>
            </m:oMathPara>
          </w:p>
        </w:tc>
      </w:tr>
      <w:tr w:rsidR="002E1453" w14:paraId="79EAB078" w14:textId="77777777">
        <w:trPr>
          <w:cantSplit/>
        </w:trPr>
        <w:tc>
          <w:tcPr>
            <w:tcW w:w="9360" w:type="dxa"/>
          </w:tcPr>
          <w:p w14:paraId="3CA64DFD" w14:textId="77777777" w:rsidR="00984E3C" w:rsidRPr="00984E3C" w:rsidRDefault="00984E3C" w:rsidP="00984E3C">
            <w:pPr>
              <w:rPr>
                <w:i/>
                <w:sz w:val="20"/>
                <w:szCs w:val="20"/>
              </w:rPr>
            </w:pPr>
            <w:r>
              <w:rPr>
                <w:b/>
              </w:rPr>
              <w:t>Stress-dependent α-synuclein oligomer accumulation (M2)</w:t>
            </w:r>
          </w:p>
          <w:p w14:paraId="530AC464" w14:textId="77777777" w:rsidR="00A775D0" w:rsidRDefault="00E71168">
            <w:pPr>
              <w:spacing w:before="80" w:after="80" w:line="240" w:lineRule="auto"/>
            </w:pPr>
            <m:oMathPara>
              <m:oMath>
                <m:sSub>
                  <m:sSubPr>
                    <m:ctrlPr>
                      <w:rPr>
                        <w:rFonts w:ascii="Cambria Math" w:hAnsi="Cambria Math"/>
                      </w:rPr>
                    </m:ctrlPr>
                  </m:sSubPr>
                  <m:e>
                    <m:r>
                      <w:rPr>
                        <w:rFonts w:ascii="Cambria Math" w:hAnsi="Cambria Math"/>
                      </w:rPr>
                      <m:t>f</m:t>
                    </m:r>
                  </m:e>
                  <m:sub>
                    <m:r>
                      <w:rPr>
                        <w:rFonts w:ascii="Cambria Math" w:hAnsi="Cambria Math"/>
                      </w:rPr>
                      <m:t>stress</m:t>
                    </m:r>
                  </m:sub>
                </m:sSub>
                <m:r>
                  <m:rPr>
                    <m:lit/>
                  </m:rP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ROS,agg</m:t>
                    </m:r>
                  </m:sub>
                </m:sSub>
                <m:r>
                  <m:rPr>
                    <m:lit/>
                  </m:rPr>
                  <w:rPr>
                    <w:rFonts w:ascii="Cambria Math" w:hAnsi="Cambria Math"/>
                  </w:rPr>
                  <m:t>·</m:t>
                </m:r>
                <m:r>
                  <w:rPr>
                    <w:rFonts w:ascii="Cambria Math" w:hAnsi="Cambria Math"/>
                  </w:rPr>
                  <m:t>mROS</m:t>
                </m:r>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CL,loss</m:t>
                    </m:r>
                  </m:sub>
                </m:sSub>
                <m:r>
                  <m:rPr>
                    <m:lit/>
                  </m:rPr>
                  <w:rPr>
                    <w:rFonts w:ascii="Cambria Math" w:hAnsi="Cambria Math"/>
                  </w:rPr>
                  <m:t>(1-</m:t>
                </m:r>
                <m:sSub>
                  <m:sSubPr>
                    <m:ctrlPr>
                      <w:rPr>
                        <w:rFonts w:ascii="Cambria Math" w:hAnsi="Cambria Math"/>
                      </w:rPr>
                    </m:ctrlPr>
                  </m:sSubPr>
                  <m:e>
                    <m:r>
                      <w:rPr>
                        <w:rFonts w:ascii="Cambria Math" w:hAnsi="Cambria Math"/>
                      </w:rPr>
                      <m:t>CL</m:t>
                    </m:r>
                  </m:e>
                  <m:sub>
                    <m:r>
                      <w:rPr>
                        <w:rFonts w:ascii="Cambria Math" w:hAnsi="Cambria Math"/>
                      </w:rPr>
                      <m:t>ratio</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seed,CL</m:t>
                    </m:r>
                  </m:sub>
                </m:sSub>
                <m:r>
                  <m:rPr>
                    <m:lit/>
                  </m:rPr>
                  <w:rPr>
                    <w:rFonts w:ascii="Cambria Math" w:hAnsi="Cambria Math"/>
                  </w:rPr>
                  <m:t>·</m:t>
                </m:r>
                <m:sSub>
                  <m:sSubPr>
                    <m:ctrlPr>
                      <w:rPr>
                        <w:rFonts w:ascii="Cambria Math" w:hAnsi="Cambria Math"/>
                      </w:rPr>
                    </m:ctrlPr>
                  </m:sSubPr>
                  <m:e>
                    <m:r>
                      <w:rPr>
                        <w:rFonts w:ascii="Cambria Math" w:hAnsi="Cambria Math"/>
                      </w:rPr>
                      <m:t>CL</m:t>
                    </m:r>
                  </m:e>
                  <m:sub>
                    <m:r>
                      <w:rPr>
                        <w:rFonts w:ascii="Cambria Math" w:hAnsi="Cambria Math"/>
                      </w:rPr>
                      <m:t>ext</m:t>
                    </m:r>
                  </m:sub>
                </m:sSub>
              </m:oMath>
            </m:oMathPara>
          </w:p>
          <w:p w14:paraId="5F1D163B" w14:textId="77777777" w:rsidR="00A775D0" w:rsidRDefault="00E71168">
            <w:pPr>
              <w:spacing w:before="80" w:after="80" w:line="240" w:lineRule="auto"/>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aSyn</m:t>
                        </m:r>
                      </m:e>
                      <m:sub>
                        <m:r>
                          <w:rPr>
                            <w:rFonts w:ascii="Cambria Math" w:hAnsi="Cambria Math"/>
                          </w:rPr>
                          <m:t>olig</m:t>
                        </m:r>
                      </m:sub>
                    </m:sSub>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agg</m:t>
                    </m:r>
                  </m:sub>
                </m:sSub>
                <m:r>
                  <m:rPr>
                    <m:lit/>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stress</m:t>
                    </m:r>
                  </m:sub>
                </m:sSub>
                <m:r>
                  <m:rPr>
                    <m:lit/>
                  </m:rPr>
                  <w:rPr>
                    <w:rFonts w:ascii="Cambria Math" w:hAnsi="Cambria Math"/>
                  </w:rPr>
                  <m:t>·</m:t>
                </m:r>
                <m:sSub>
                  <m:sSubPr>
                    <m:ctrlPr>
                      <w:rPr>
                        <w:rFonts w:ascii="Cambria Math" w:hAnsi="Cambria Math"/>
                      </w:rPr>
                    </m:ctrlPr>
                  </m:sSubPr>
                  <m:e>
                    <m:r>
                      <w:rPr>
                        <w:rFonts w:ascii="Cambria Math" w:hAnsi="Cambria Math"/>
                      </w:rPr>
                      <m:t>aSyn</m:t>
                    </m:r>
                  </m:e>
                  <m:sub>
                    <m:r>
                      <w:rPr>
                        <w:rFonts w:ascii="Cambria Math" w:hAnsi="Cambria Math"/>
                      </w:rPr>
                      <m:t>mono</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refold</m:t>
                    </m:r>
                  </m:sub>
                </m:sSub>
                <m:r>
                  <m:rPr>
                    <m:lit/>
                  </m:rPr>
                  <w:rPr>
                    <w:rFonts w:ascii="Cambria Math" w:hAnsi="Cambria Math"/>
                  </w:rPr>
                  <m:t>·</m:t>
                </m:r>
                <m:sSub>
                  <m:sSubPr>
                    <m:ctrlPr>
                      <w:rPr>
                        <w:rFonts w:ascii="Cambria Math" w:hAnsi="Cambria Math"/>
                      </w:rPr>
                    </m:ctrlPr>
                  </m:sSubPr>
                  <m:e>
                    <m:r>
                      <w:rPr>
                        <w:rFonts w:ascii="Cambria Math" w:hAnsi="Cambria Math"/>
                      </w:rPr>
                      <m:t>CL</m:t>
                    </m:r>
                  </m:e>
                  <m:sub>
                    <m:r>
                      <w:rPr>
                        <w:rFonts w:ascii="Cambria Math" w:hAnsi="Cambria Math"/>
                      </w:rPr>
                      <m:t>ratio</m:t>
                    </m:r>
                  </m:sub>
                </m:sSub>
                <m:r>
                  <m:rPr>
                    <m:lit/>
                  </m:rPr>
                  <w:rPr>
                    <w:rFonts w:ascii="Cambria Math" w:hAnsi="Cambria Math"/>
                  </w:rPr>
                  <m:t>·</m:t>
                </m:r>
                <m:sSub>
                  <m:sSubPr>
                    <m:ctrlPr>
                      <w:rPr>
                        <w:rFonts w:ascii="Cambria Math" w:hAnsi="Cambria Math"/>
                      </w:rPr>
                    </m:ctrlPr>
                  </m:sSubPr>
                  <m:e>
                    <m:r>
                      <w:rPr>
                        <w:rFonts w:ascii="Cambria Math" w:hAnsi="Cambria Math"/>
                      </w:rPr>
                      <m:t>aSyn</m:t>
                    </m:r>
                  </m:e>
                  <m:sub>
                    <m:r>
                      <w:rPr>
                        <w:rFonts w:ascii="Cambria Math" w:hAnsi="Cambria Math"/>
                      </w:rPr>
                      <m:t>olig</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clear</m:t>
                    </m:r>
                  </m:sub>
                </m:sSub>
                <m:r>
                  <m:rPr>
                    <m:lit/>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clear</m:t>
                    </m:r>
                  </m:sub>
                </m:sSub>
                <m:r>
                  <m:rPr>
                    <m:lit/>
                  </m:rPr>
                  <w:rPr>
                    <w:rFonts w:ascii="Cambria Math" w:hAnsi="Cambria Math"/>
                  </w:rPr>
                  <m:t>·</m:t>
                </m:r>
                <m:r>
                  <w:rPr>
                    <w:rFonts w:ascii="Cambria Math" w:hAnsi="Cambria Math"/>
                  </w:rPr>
                  <m:t>ATP</m:t>
                </m:r>
                <m:r>
                  <m:rPr>
                    <m:lit/>
                  </m:rP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impair</m:t>
                    </m:r>
                  </m:sub>
                </m:sSub>
                <m:r>
                  <m:rPr>
                    <m:lit/>
                  </m:rPr>
                  <w:rPr>
                    <w:rFonts w:ascii="Cambria Math" w:hAnsi="Cambria Math"/>
                  </w:rPr>
                  <m:t>·</m:t>
                </m:r>
                <m:sSub>
                  <m:sSubPr>
                    <m:ctrlPr>
                      <w:rPr>
                        <w:rFonts w:ascii="Cambria Math" w:hAnsi="Cambria Math"/>
                      </w:rPr>
                    </m:ctrlPr>
                  </m:sSubPr>
                  <m:e>
                    <m:r>
                      <w:rPr>
                        <w:rFonts w:ascii="Cambria Math" w:hAnsi="Cambria Math"/>
                      </w:rPr>
                      <m:t>MG</m:t>
                    </m:r>
                  </m:e>
                  <m:sub>
                    <m:r>
                      <w:rPr>
                        <w:rFonts w:ascii="Cambria Math" w:hAnsi="Cambria Math"/>
                      </w:rPr>
                      <m:t>active</m:t>
                    </m:r>
                  </m:sub>
                </m:sSub>
                <m:r>
                  <m:rPr>
                    <m:lit/>
                  </m:rPr>
                  <w:rPr>
                    <w:rFonts w:ascii="Cambria Math" w:hAnsi="Cambria Math"/>
                  </w:rPr>
                  <m:t>)·</m:t>
                </m:r>
                <m:sSub>
                  <m:sSubPr>
                    <m:ctrlPr>
                      <w:rPr>
                        <w:rFonts w:ascii="Cambria Math" w:hAnsi="Cambria Math"/>
                      </w:rPr>
                    </m:ctrlPr>
                  </m:sSubPr>
                  <m:e>
                    <m:r>
                      <w:rPr>
                        <w:rFonts w:ascii="Cambria Math" w:hAnsi="Cambria Math"/>
                      </w:rPr>
                      <m:t>aSyn</m:t>
                    </m:r>
                  </m:e>
                  <m:sub>
                    <m:r>
                      <w:rPr>
                        <w:rFonts w:ascii="Cambria Math" w:hAnsi="Cambria Math"/>
                      </w:rPr>
                      <m:t>olig</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secrete</m:t>
                    </m:r>
                  </m:sub>
                </m:sSub>
                <m:r>
                  <m:rPr>
                    <m:lit/>
                  </m:rPr>
                  <w:rPr>
                    <w:rFonts w:ascii="Cambria Math" w:hAnsi="Cambria Math"/>
                  </w:rPr>
                  <m:t>·</m:t>
                </m:r>
                <m:sSub>
                  <m:sSubPr>
                    <m:ctrlPr>
                      <w:rPr>
                        <w:rFonts w:ascii="Cambria Math" w:hAnsi="Cambria Math"/>
                      </w:rPr>
                    </m:ctrlPr>
                  </m:sSubPr>
                  <m:e>
                    <m:r>
                      <w:rPr>
                        <w:rFonts w:ascii="Cambria Math" w:hAnsi="Cambria Math"/>
                      </w:rPr>
                      <m:t>aSyn</m:t>
                    </m:r>
                  </m:e>
                  <m:sub>
                    <m:r>
                      <w:rPr>
                        <w:rFonts w:ascii="Cambria Math" w:hAnsi="Cambria Math"/>
                      </w:rPr>
                      <m:t>olig</m:t>
                    </m:r>
                  </m:sub>
                </m:sSub>
              </m:oMath>
            </m:oMathPara>
          </w:p>
        </w:tc>
      </w:tr>
      <w:tr w:rsidR="002E1453" w14:paraId="042E1AF5" w14:textId="77777777">
        <w:trPr>
          <w:cantSplit/>
        </w:trPr>
        <w:tc>
          <w:tcPr>
            <w:tcW w:w="9360" w:type="dxa"/>
          </w:tcPr>
          <w:p w14:paraId="3B80E008" w14:textId="77777777" w:rsidR="00984E3C" w:rsidRPr="00984E3C" w:rsidRDefault="00984E3C" w:rsidP="00984E3C">
            <w:pPr>
              <w:rPr>
                <w:i/>
                <w:sz w:val="20"/>
                <w:szCs w:val="20"/>
              </w:rPr>
            </w:pPr>
            <w:r>
              <w:rPr>
                <w:b/>
              </w:rPr>
              <w:t>Complex I impairment and repair (M3)</w:t>
            </w:r>
          </w:p>
          <w:p w14:paraId="5A1F773C" w14:textId="77777777" w:rsidR="00A775D0" w:rsidRDefault="00E71168">
            <w:pPr>
              <w:spacing w:before="80" w:after="80" w:line="240" w:lineRule="auto"/>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CI</m:t>
                        </m:r>
                      </m:e>
                      <m:sub>
                        <m:r>
                          <w:rPr>
                            <w:rFonts w:ascii="Cambria Math" w:hAnsi="Cambria Math"/>
                          </w:rPr>
                          <m:t>activity</m:t>
                        </m:r>
                      </m:sub>
                    </m:sSub>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CI,repair</m:t>
                    </m:r>
                  </m:sub>
                </m:sSub>
                <m:r>
                  <m:rPr>
                    <m:lit/>
                  </m:rPr>
                  <w:rPr>
                    <w:rFonts w:ascii="Cambria Math" w:hAnsi="Cambria Math"/>
                  </w:rPr>
                  <m:t>(</m:t>
                </m:r>
                <m:sSub>
                  <m:sSubPr>
                    <m:ctrlPr>
                      <w:rPr>
                        <w:rFonts w:ascii="Cambria Math" w:hAnsi="Cambria Math"/>
                      </w:rPr>
                    </m:ctrlPr>
                  </m:sSubPr>
                  <m:e>
                    <m:r>
                      <w:rPr>
                        <w:rFonts w:ascii="Cambria Math" w:hAnsi="Cambria Math"/>
                      </w:rPr>
                      <m:t>CI</m:t>
                    </m:r>
                  </m:e>
                  <m:sub>
                    <m:r>
                      <w:rPr>
                        <w:rFonts w:ascii="Cambria Math" w:hAnsi="Cambria Math"/>
                      </w:rPr>
                      <m:t>max</m:t>
                    </m:r>
                  </m:sub>
                </m:sSub>
                <m:r>
                  <m:rPr>
                    <m:lit/>
                  </m:rPr>
                  <w:rPr>
                    <w:rFonts w:ascii="Cambria Math" w:hAnsi="Cambria Math"/>
                  </w:rPr>
                  <m:t>-</m:t>
                </m:r>
                <m:sSub>
                  <m:sSubPr>
                    <m:ctrlPr>
                      <w:rPr>
                        <w:rFonts w:ascii="Cambria Math" w:hAnsi="Cambria Math"/>
                      </w:rPr>
                    </m:ctrlPr>
                  </m:sSubPr>
                  <m:e>
                    <m:r>
                      <w:rPr>
                        <w:rFonts w:ascii="Cambria Math" w:hAnsi="Cambria Math"/>
                      </w:rPr>
                      <m:t>CI</m:t>
                    </m:r>
                  </m:e>
                  <m:sub>
                    <m:r>
                      <w:rPr>
                        <w:rFonts w:ascii="Cambria Math" w:hAnsi="Cambria Math"/>
                      </w:rPr>
                      <m:t>activity</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CI,ROS</m:t>
                    </m:r>
                  </m:sub>
                </m:sSub>
                <m:r>
                  <m:rPr>
                    <m:lit/>
                  </m:rPr>
                  <w:rPr>
                    <w:rFonts w:ascii="Cambria Math" w:hAnsi="Cambria Math"/>
                  </w:rPr>
                  <m:t>·</m:t>
                </m:r>
                <m:r>
                  <w:rPr>
                    <w:rFonts w:ascii="Cambria Math" w:hAnsi="Cambria Math"/>
                  </w:rPr>
                  <m:t>mROS</m:t>
                </m:r>
                <m:r>
                  <m:rPr>
                    <m:lit/>
                  </m:rPr>
                  <w:rPr>
                    <w:rFonts w:ascii="Cambria Math" w:hAnsi="Cambria Math"/>
                  </w:rPr>
                  <m:t>·</m:t>
                </m:r>
                <m:sSub>
                  <m:sSubPr>
                    <m:ctrlPr>
                      <w:rPr>
                        <w:rFonts w:ascii="Cambria Math" w:hAnsi="Cambria Math"/>
                      </w:rPr>
                    </m:ctrlPr>
                  </m:sSubPr>
                  <m:e>
                    <m:r>
                      <w:rPr>
                        <w:rFonts w:ascii="Cambria Math" w:hAnsi="Cambria Math"/>
                      </w:rPr>
                      <m:t>CI</m:t>
                    </m:r>
                  </m:e>
                  <m:sub>
                    <m:r>
                      <w:rPr>
                        <w:rFonts w:ascii="Cambria Math" w:hAnsi="Cambria Math"/>
                      </w:rPr>
                      <m:t>activity</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CI,aSyn</m:t>
                    </m:r>
                  </m:sub>
                </m:sSub>
                <m:r>
                  <m:rPr>
                    <m:lit/>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aSyn</m:t>
                        </m:r>
                      </m:e>
                      <m:sub>
                        <m:r>
                          <w:rPr>
                            <w:rFonts w:ascii="Cambria Math" w:hAnsi="Cambria Math"/>
                          </w:rPr>
                          <m:t>olig</m:t>
                        </m:r>
                      </m:sub>
                    </m:sSub>
                  </m:e>
                  <m:sup>
                    <m:r>
                      <m:rPr>
                        <m:lit/>
                      </m:rPr>
                      <w:rPr>
                        <w:rFonts w:ascii="Cambria Math" w:hAnsi="Cambria Math"/>
                      </w:rPr>
                      <m:t>2</m:t>
                    </m:r>
                  </m:sup>
                </m:sSup>
                <m:r>
                  <m:rPr>
                    <m:lit/>
                  </m:rPr>
                  <w:rPr>
                    <w:rFonts w:ascii="Cambria Math" w:hAnsi="Cambria Math"/>
                  </w:rPr>
                  <m:t>·</m:t>
                </m:r>
                <m:sSub>
                  <m:sSubPr>
                    <m:ctrlPr>
                      <w:rPr>
                        <w:rFonts w:ascii="Cambria Math" w:hAnsi="Cambria Math"/>
                      </w:rPr>
                    </m:ctrlPr>
                  </m:sSubPr>
                  <m:e>
                    <m:r>
                      <w:rPr>
                        <w:rFonts w:ascii="Cambria Math" w:hAnsi="Cambria Math"/>
                      </w:rPr>
                      <m:t>CI</m:t>
                    </m:r>
                  </m:e>
                  <m:sub>
                    <m:r>
                      <w:rPr>
                        <w:rFonts w:ascii="Cambria Math" w:hAnsi="Cambria Math"/>
                      </w:rPr>
                      <m:t>activity</m:t>
                    </m:r>
                  </m:sub>
                </m:sSub>
              </m:oMath>
            </m:oMathPara>
          </w:p>
        </w:tc>
      </w:tr>
      <w:tr w:rsidR="002E1453" w14:paraId="5812B74A" w14:textId="77777777">
        <w:trPr>
          <w:cantSplit/>
        </w:trPr>
        <w:tc>
          <w:tcPr>
            <w:tcW w:w="9360" w:type="dxa"/>
          </w:tcPr>
          <w:p w14:paraId="77CCDA87" w14:textId="77777777" w:rsidR="00984E3C" w:rsidRPr="00984E3C" w:rsidRDefault="00984E3C" w:rsidP="00984E3C">
            <w:pPr>
              <w:rPr>
                <w:i/>
                <w:sz w:val="20"/>
                <w:szCs w:val="20"/>
              </w:rPr>
            </w:pPr>
            <w:r>
              <w:rPr>
                <w:b/>
              </w:rPr>
              <w:t>Mitochondrial reactive oxygen species (M4)</w:t>
            </w:r>
          </w:p>
          <w:p w14:paraId="08E86FB9" w14:textId="77777777" w:rsidR="00A775D0" w:rsidRDefault="00E71168">
            <w:pPr>
              <w:spacing w:before="80" w:after="80" w:line="240" w:lineRule="auto"/>
            </w:pPr>
            <m:oMathPara>
              <m:oMath>
                <m:f>
                  <m:fPr>
                    <m:ctrlPr>
                      <w:rPr>
                        <w:rFonts w:ascii="Cambria Math" w:hAnsi="Cambria Math"/>
                      </w:rPr>
                    </m:ctrlPr>
                  </m:fPr>
                  <m:num>
                    <m:r>
                      <w:rPr>
                        <w:rFonts w:ascii="Cambria Math" w:hAnsi="Cambria Math"/>
                      </w:rPr>
                      <m:t>dmROS</m:t>
                    </m:r>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ROS,basal</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shunt</m:t>
                    </m:r>
                  </m:sub>
                </m:sSub>
                <m:r>
                  <m:rPr>
                    <m:lit/>
                  </m:rPr>
                  <w:rPr>
                    <w:rFonts w:ascii="Cambria Math" w:hAnsi="Cambria Math"/>
                  </w:rPr>
                  <m:t>(1-</m:t>
                </m:r>
                <m:sSub>
                  <m:sSubPr>
                    <m:ctrlPr>
                      <w:rPr>
                        <w:rFonts w:ascii="Cambria Math" w:hAnsi="Cambria Math"/>
                      </w:rPr>
                    </m:ctrlPr>
                  </m:sSubPr>
                  <m:e>
                    <m:r>
                      <w:rPr>
                        <w:rFonts w:ascii="Cambria Math" w:hAnsi="Cambria Math"/>
                      </w:rPr>
                      <m:t>CI</m:t>
                    </m:r>
                  </m:e>
                  <m:sub>
                    <m:r>
                      <w:rPr>
                        <w:rFonts w:ascii="Cambria Math" w:hAnsi="Cambria Math"/>
                      </w:rPr>
                      <m:t>activity</m:t>
                    </m:r>
                  </m:sub>
                </m:sSub>
                <m:r>
                  <m:rPr>
                    <m:lit/>
                  </m:rPr>
                  <w:rPr>
                    <w:rFonts w:ascii="Cambria Math" w:hAnsi="Cambria Math"/>
                  </w:rPr>
                  <m:t>)·</m:t>
                </m:r>
                <m:sSub>
                  <m:sSubPr>
                    <m:ctrlPr>
                      <w:rPr>
                        <w:rFonts w:ascii="Cambria Math" w:hAnsi="Cambria Math"/>
                      </w:rPr>
                    </m:ctrlPr>
                  </m:sSubPr>
                  <m:e>
                    <m:r>
                      <w:rPr>
                        <w:rFonts w:ascii="Cambria Math" w:hAnsi="Cambria Math"/>
                      </w:rPr>
                      <m:t>SC</m:t>
                    </m:r>
                  </m:e>
                  <m:sub>
                    <m:r>
                      <w:rPr>
                        <w:rFonts w:ascii="Cambria Math" w:hAnsi="Cambria Math"/>
                      </w:rPr>
                      <m:t>integrity</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SOD2</m:t>
                    </m:r>
                  </m:sub>
                </m:sSub>
                <m:r>
                  <m:rPr>
                    <m:lit/>
                  </m:rPr>
                  <w:rPr>
                    <w:rFonts w:ascii="Cambria Math" w:hAnsi="Cambria Math"/>
                  </w:rPr>
                  <m:t>·</m:t>
                </m:r>
                <m:sSub>
                  <m:sSubPr>
                    <m:ctrlPr>
                      <w:rPr>
                        <w:rFonts w:ascii="Cambria Math" w:hAnsi="Cambria Math"/>
                      </w:rPr>
                    </m:ctrlPr>
                  </m:sSubPr>
                  <m:e>
                    <m:r>
                      <w:rPr>
                        <w:rFonts w:ascii="Cambria Math" w:hAnsi="Cambria Math"/>
                      </w:rPr>
                      <m:t>SOD2</m:t>
                    </m:r>
                  </m:e>
                  <m:sub>
                    <m:r>
                      <w:rPr>
                        <w:rFonts w:ascii="Cambria Math" w:hAnsi="Cambria Math"/>
                      </w:rPr>
                      <m:t>act</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GPx4</m:t>
                    </m:r>
                  </m:sub>
                </m:sSub>
                <m:r>
                  <m:rPr>
                    <m:lit/>
                  </m:rPr>
                  <w:rPr>
                    <w:rFonts w:ascii="Cambria Math" w:hAnsi="Cambria Math"/>
                  </w:rPr>
                  <m:t>·</m:t>
                </m:r>
                <m:sSub>
                  <m:sSubPr>
                    <m:ctrlPr>
                      <w:rPr>
                        <w:rFonts w:ascii="Cambria Math" w:hAnsi="Cambria Math"/>
                      </w:rPr>
                    </m:ctrlPr>
                  </m:sSubPr>
                  <m:e>
                    <m:r>
                      <w:rPr>
                        <w:rFonts w:ascii="Cambria Math" w:hAnsi="Cambria Math"/>
                      </w:rPr>
                      <m:t>GPx4</m:t>
                    </m:r>
                  </m:e>
                  <m:sub>
                    <m:r>
                      <w:rPr>
                        <w:rFonts w:ascii="Cambria Math" w:hAnsi="Cambria Math"/>
                      </w:rPr>
                      <m:t>act</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ROS,other</m:t>
                    </m:r>
                  </m:sub>
                </m:sSub>
                <m:r>
                  <m:rPr>
                    <m:lit/>
                  </m:rPr>
                  <w:rPr>
                    <w:rFonts w:ascii="Cambria Math" w:hAnsi="Cambria Math"/>
                  </w:rPr>
                  <m:t>)·</m:t>
                </m:r>
                <m:r>
                  <w:rPr>
                    <w:rFonts w:ascii="Cambria Math" w:hAnsi="Cambria Math"/>
                  </w:rPr>
                  <m:t>mROS</m:t>
                </m:r>
              </m:oMath>
            </m:oMathPara>
          </w:p>
        </w:tc>
      </w:tr>
      <w:tr w:rsidR="002E1453" w14:paraId="74259B4E" w14:textId="77777777">
        <w:trPr>
          <w:cantSplit/>
        </w:trPr>
        <w:tc>
          <w:tcPr>
            <w:tcW w:w="9360" w:type="dxa"/>
          </w:tcPr>
          <w:p w14:paraId="610E7CBB" w14:textId="77777777" w:rsidR="00984E3C" w:rsidRPr="00984E3C" w:rsidRDefault="00984E3C" w:rsidP="00984E3C">
            <w:pPr>
              <w:rPr>
                <w:i/>
                <w:sz w:val="20"/>
                <w:szCs w:val="20"/>
              </w:rPr>
            </w:pPr>
            <w:r>
              <w:rPr>
                <w:b/>
              </w:rPr>
              <w:t>Three-pathway dopaminergic neuron loss (M5)</w:t>
            </w:r>
          </w:p>
          <w:p w14:paraId="03D3EC87" w14:textId="77777777" w:rsidR="00A775D0" w:rsidRDefault="00E71168">
            <w:pPr>
              <w:spacing w:before="80" w:after="80" w:line="240" w:lineRule="auto"/>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DA</m:t>
                        </m:r>
                      </m:e>
                      <m:sub>
                        <m:r>
                          <w:rPr>
                            <w:rFonts w:ascii="Cambria Math" w:hAnsi="Cambria Math"/>
                          </w:rPr>
                          <m:t>neuron</m:t>
                        </m:r>
                      </m:sub>
                    </m:sSub>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death</m:t>
                    </m:r>
                  </m:sub>
                </m:sSub>
                <m:r>
                  <m:rPr>
                    <m:lit/>
                  </m:rPr>
                  <w:rPr>
                    <w:rFonts w:ascii="Cambria Math" w:hAnsi="Cambria Math"/>
                  </w:rPr>
                  <m:t>·</m:t>
                </m:r>
                <m:sSub>
                  <m:sSubPr>
                    <m:ctrlPr>
                      <w:rPr>
                        <w:rFonts w:ascii="Cambria Math" w:hAnsi="Cambria Math"/>
                      </w:rPr>
                    </m:ctrlPr>
                  </m:sSubPr>
                  <m:e>
                    <m:r>
                      <w:rPr>
                        <w:rFonts w:ascii="Cambria Math" w:hAnsi="Cambria Math"/>
                      </w:rPr>
                      <m:t>Hill</m:t>
                    </m:r>
                  </m:e>
                  <m:sub>
                    <m:r>
                      <w:rPr>
                        <w:rFonts w:ascii="Cambria Math" w:hAnsi="Cambria Math"/>
                      </w:rPr>
                      <m:t>damage</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death,inflam</m:t>
                    </m:r>
                  </m:sub>
                </m:sSub>
                <m:r>
                  <m:rPr>
                    <m:lit/>
                  </m:rPr>
                  <w:rPr>
                    <w:rFonts w:ascii="Cambria Math" w:hAnsi="Cambria Math"/>
                  </w:rPr>
                  <m:t>·</m:t>
                </m:r>
                <m:sSub>
                  <m:sSubPr>
                    <m:ctrlPr>
                      <w:rPr>
                        <w:rFonts w:ascii="Cambria Math" w:hAnsi="Cambria Math"/>
                      </w:rPr>
                    </m:ctrlPr>
                  </m:sSubPr>
                  <m:e>
                    <m:r>
                      <w:rPr>
                        <w:rFonts w:ascii="Cambria Math" w:hAnsi="Cambria Math"/>
                      </w:rPr>
                      <m:t>Hill</m:t>
                    </m:r>
                  </m:e>
                  <m:sub>
                    <m:r>
                      <w:rPr>
                        <w:rFonts w:ascii="Cambria Math" w:hAnsi="Cambria Math"/>
                      </w:rPr>
                      <m:t>inflam</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death,aSyn</m:t>
                    </m:r>
                  </m:sub>
                </m:sSub>
                <m:r>
                  <m:rPr>
                    <m:lit/>
                  </m:rPr>
                  <w:rPr>
                    <w:rFonts w:ascii="Cambria Math" w:hAnsi="Cambria Math"/>
                  </w:rPr>
                  <m:t>·</m:t>
                </m:r>
                <m:sSub>
                  <m:sSubPr>
                    <m:ctrlPr>
                      <w:rPr>
                        <w:rFonts w:ascii="Cambria Math" w:hAnsi="Cambria Math"/>
                      </w:rPr>
                    </m:ctrlPr>
                  </m:sSubPr>
                  <m:e>
                    <m:r>
                      <w:rPr>
                        <w:rFonts w:ascii="Cambria Math" w:hAnsi="Cambria Math"/>
                      </w:rPr>
                      <m:t>Hill</m:t>
                    </m:r>
                  </m:e>
                  <m:sub>
                    <m:r>
                      <w:rPr>
                        <w:rFonts w:ascii="Cambria Math" w:hAnsi="Cambria Math"/>
                      </w:rPr>
                      <m:t>aSyn</m:t>
                    </m:r>
                  </m:sub>
                </m:sSub>
                <m:r>
                  <m:rPr>
                    <m:lit/>
                  </m:rPr>
                  <w:rPr>
                    <w:rFonts w:ascii="Cambria Math" w:hAnsi="Cambria Math"/>
                  </w:rPr>
                  <m:t>)·</m:t>
                </m:r>
                <m:sSub>
                  <m:sSubPr>
                    <m:ctrlPr>
                      <w:rPr>
                        <w:rFonts w:ascii="Cambria Math" w:hAnsi="Cambria Math"/>
                      </w:rPr>
                    </m:ctrlPr>
                  </m:sSubPr>
                  <m:e>
                    <m:r>
                      <w:rPr>
                        <w:rFonts w:ascii="Cambria Math" w:hAnsi="Cambria Math"/>
                      </w:rPr>
                      <m:t>DA</m:t>
                    </m:r>
                  </m:e>
                  <m:sub>
                    <m:r>
                      <w:rPr>
                        <w:rFonts w:ascii="Cambria Math" w:hAnsi="Cambria Math"/>
                      </w:rPr>
                      <m:t>neuron</m:t>
                    </m:r>
                  </m:sub>
                </m:sSub>
              </m:oMath>
            </m:oMathPara>
          </w:p>
        </w:tc>
      </w:tr>
      <w:tr w:rsidR="002E1453">
        <w:trPr>
          <w:cantSplit/>
        </w:trPr>
        <w:tc>
          <w:tcPr>
            <w:tcW w:w="9360" w:type="dxa"/>
          </w:tcPr>
          <w:p w:rsidR="00984E3C" w:rsidRPr="00984E3C" w:rsidRDefault="00984E3C" w:rsidP="00984E3C">
            <w:pPr>
              <w:rPr>
                <w:i/>
                <w:sz w:val="20"/>
                <w:szCs w:val="20"/>
              </w:rPr>
            </w:pPr>
            <w:r>
              <w:rPr>
                <w:b/>
              </w:rPr>
              <w:t>Microglial activation and neuroinflammation (M6)</w:t>
            </w:r>
          </w:p>
          <w:p w:rsidR="00A775D0" w:rsidRDefault="00287AAA">
            <w:pPr>
              <w:spacing w:before="80" w:after="80" w:line="240" w:lineRule="auto"/>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MG</m:t>
                        </m:r>
                      </m:e>
                      <m:sub>
                        <m:r>
                          <w:rPr>
                            <w:rFonts w:ascii="Cambria Math" w:hAnsi="Cambria Math"/>
                          </w:rPr>
                          <m:t>active</m:t>
                        </m:r>
                      </m:sub>
                    </m:sSub>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act</m:t>
                    </m:r>
                    <m:r>
                      <w:rPr>
                        <w:rFonts w:ascii="Cambria Math" w:hAnsi="Cambria Math"/>
                      </w:rPr>
                      <m:t>,</m:t>
                    </m:r>
                    <m:r>
                      <w:rPr>
                        <w:rFonts w:ascii="Cambria Math" w:hAnsi="Cambria Math"/>
                      </w:rPr>
                      <m:t>MG</m:t>
                    </m:r>
                  </m:sub>
                </m:sSub>
                <m:r>
                  <m:rPr>
                    <m:lit/>
                  </m:rPr>
                  <w:rPr>
                    <w:rFonts w:ascii="Cambria Math" w:hAnsi="Cambria Math"/>
                  </w:rPr>
                  <m:t>·</m:t>
                </m:r>
                <m:sSub>
                  <m:sSubPr>
                    <m:ctrlPr>
                      <w:rPr>
                        <w:rFonts w:ascii="Cambria Math" w:hAnsi="Cambria Math"/>
                      </w:rPr>
                    </m:ctrlPr>
                  </m:sSubPr>
                  <m:e>
                    <m:r>
                      <w:rPr>
                        <w:rFonts w:ascii="Cambria Math" w:hAnsi="Cambria Math"/>
                      </w:rPr>
                      <m:t>aSyn</m:t>
                    </m:r>
                  </m:e>
                  <m:sub>
                    <m:r>
                      <w:rPr>
                        <w:rFonts w:ascii="Cambria Math" w:hAnsi="Cambria Math"/>
                      </w:rPr>
                      <m:t>ext</m:t>
                    </m:r>
                  </m:sub>
                </m:sSub>
                <m:r>
                  <m:rPr>
                    <m:lit/>
                  </m:rPr>
                  <w:rPr>
                    <w:rFonts w:ascii="Cambria Math" w:hAnsi="Cambria Math"/>
                  </w:rPr>
                  <m:t>(1-</m:t>
                </m:r>
                <m:sSub>
                  <m:sSubPr>
                    <m:ctrlPr>
                      <w:rPr>
                        <w:rFonts w:ascii="Cambria Math" w:hAnsi="Cambria Math"/>
                      </w:rPr>
                    </m:ctrlPr>
                  </m:sSubPr>
                  <m:e>
                    <m:r>
                      <w:rPr>
                        <w:rFonts w:ascii="Cambria Math" w:hAnsi="Cambria Math"/>
                      </w:rPr>
                      <m:t>MG</m:t>
                    </m:r>
                  </m:e>
                  <m:sub>
                    <m:r>
                      <w:rPr>
                        <w:rFonts w:ascii="Cambria Math" w:hAnsi="Cambria Math"/>
                      </w:rPr>
                      <m:t>active</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auto</m:t>
                    </m:r>
                  </m:sub>
                </m:sSub>
                <m:r>
                  <m:rPr>
                    <m:lit/>
                  </m:rPr>
                  <w:rPr>
                    <w:rFonts w:ascii="Cambria Math" w:hAnsi="Cambria Math"/>
                  </w:rPr>
                  <m:t>·</m:t>
                </m:r>
                <m:sSub>
                  <m:sSubPr>
                    <m:ctrlPr>
                      <w:rPr>
                        <w:rFonts w:ascii="Cambria Math" w:hAnsi="Cambria Math"/>
                      </w:rPr>
                    </m:ctrlPr>
                  </m:sSubPr>
                  <m:e>
                    <m:r>
                      <w:rPr>
                        <w:rFonts w:ascii="Cambria Math" w:hAnsi="Cambria Math"/>
                      </w:rPr>
                      <m:t>cytokine</m:t>
                    </m:r>
                  </m:e>
                  <m:sub>
                    <m:r>
                      <w:rPr>
                        <w:rFonts w:ascii="Cambria Math" w:hAnsi="Cambria Math"/>
                      </w:rPr>
                      <m:t>avg</m:t>
                    </m:r>
                  </m:sub>
                </m:sSub>
                <m:r>
                  <m:rPr>
                    <m:lit/>
                  </m:rPr>
                  <w:rPr>
                    <w:rFonts w:ascii="Cambria Math" w:hAnsi="Cambria Math"/>
                  </w:rPr>
                  <m:t>(1-</m:t>
                </m:r>
                <m:sSub>
                  <m:sSubPr>
                    <m:ctrlPr>
                      <w:rPr>
                        <w:rFonts w:ascii="Cambria Math" w:hAnsi="Cambria Math"/>
                      </w:rPr>
                    </m:ctrlPr>
                  </m:sSubPr>
                  <m:e>
                    <m:r>
                      <w:rPr>
                        <w:rFonts w:ascii="Cambria Math" w:hAnsi="Cambria Math"/>
                      </w:rPr>
                      <m:t>MG</m:t>
                    </m:r>
                  </m:e>
                  <m:sub>
                    <m:r>
                      <w:rPr>
                        <w:rFonts w:ascii="Cambria Math" w:hAnsi="Cambria Math"/>
                      </w:rPr>
                      <m:t>active</m:t>
                    </m:r>
                  </m:sub>
                </m:sSub>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deact</m:t>
                    </m:r>
                    <m:r>
                      <w:rPr>
                        <w:rFonts w:ascii="Cambria Math" w:hAnsi="Cambria Math"/>
                      </w:rPr>
                      <m:t>,</m:t>
                    </m:r>
                    <m:r>
                      <w:rPr>
                        <w:rFonts w:ascii="Cambria Math" w:hAnsi="Cambria Math"/>
                      </w:rPr>
                      <m:t>MG</m:t>
                    </m:r>
                  </m:sub>
                </m:sSub>
                <m:r>
                  <m:rPr>
                    <m:lit/>
                  </m:rPr>
                  <w:rPr>
                    <w:rFonts w:ascii="Cambria Math" w:hAnsi="Cambria Math"/>
                  </w:rPr>
                  <m:t>·</m:t>
                </m:r>
                <m:sSub>
                  <m:sSubPr>
                    <m:ctrlPr>
                      <w:rPr>
                        <w:rFonts w:ascii="Cambria Math" w:hAnsi="Cambria Math"/>
                      </w:rPr>
                    </m:ctrlPr>
                  </m:sSubPr>
                  <m:e>
                    <m:r>
                      <w:rPr>
                        <w:rFonts w:ascii="Cambria Math" w:hAnsi="Cambria Math"/>
                      </w:rPr>
                      <m:t>MG</m:t>
                    </m:r>
                  </m:e>
                  <m:sub>
                    <m:r>
                      <w:rPr>
                        <w:rFonts w:ascii="Cambria Math" w:hAnsi="Cambria Math"/>
                      </w:rPr>
                      <m:t>active</m:t>
                    </m:r>
                  </m:sub>
                </m:sSub>
              </m:oMath>
            </m:oMathPara>
          </w:p>
        </w:tc>
      </w:tr>
      <w:tr w:rsidR="002E1453" w14:paraId="528BAA43" w14:textId="77777777">
        <w:trPr>
          <w:cantSplit/>
        </w:trPr>
        <w:tc>
          <w:tcPr>
            <w:tcW w:w="9360" w:type="dxa"/>
          </w:tcPr>
          <w:p w14:paraId="61C3FC3D" w14:textId="77777777" w:rsidR="00984E3C" w:rsidRPr="00984E3C" w:rsidRDefault="00984E3C" w:rsidP="00984E3C">
            <w:pPr>
              <w:rPr>
                <w:i/>
                <w:sz w:val="20"/>
                <w:szCs w:val="20"/>
              </w:rPr>
            </w:pPr>
            <w:r>
              <w:rPr>
                <w:b/>
              </w:rPr>
              <w:lastRenderedPageBreak/>
              <w:t>Motor endpoint (M7)</w:t>
            </w:r>
          </w:p>
          <w:p w14:paraId="36B0A892" w14:textId="77777777" w:rsidR="00A775D0" w:rsidRDefault="00E71168">
            <w:pPr>
              <w:spacing w:before="80" w:after="80" w:line="240" w:lineRule="auto"/>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Motor</m:t>
                        </m:r>
                      </m:e>
                      <m:sub>
                        <m:r>
                          <w:rPr>
                            <w:rFonts w:ascii="Cambria Math" w:hAnsi="Cambria Math"/>
                          </w:rPr>
                          <m:t>score</m:t>
                        </m:r>
                      </m:sub>
                    </m:sSub>
                  </m:num>
                  <m:den>
                    <m:r>
                      <w:rPr>
                        <w:rFonts w:ascii="Cambria Math" w:hAnsi="Cambria Math"/>
                      </w:rPr>
                      <m:t>dt</m:t>
                    </m:r>
                  </m:den>
                </m:f>
                <m:r>
                  <m:rPr>
                    <m:lit/>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motor,rate</m:t>
                    </m:r>
                  </m:sub>
                </m:sSub>
                <m:r>
                  <m:rPr>
                    <m:lit/>
                  </m:rPr>
                  <w:rPr>
                    <w:rFonts w:ascii="Cambria Math" w:hAnsi="Cambria Math"/>
                  </w:rPr>
                  <m:t>·(</m:t>
                </m:r>
                <m:sSub>
                  <m:sSubPr>
                    <m:ctrlPr>
                      <w:rPr>
                        <w:rFonts w:ascii="Cambria Math" w:hAnsi="Cambria Math"/>
                      </w:rPr>
                    </m:ctrlPr>
                  </m:sSubPr>
                  <m:e>
                    <m:r>
                      <w:rPr>
                        <w:rFonts w:ascii="Cambria Math" w:hAnsi="Cambria Math"/>
                      </w:rPr>
                      <m:t>Motor</m:t>
                    </m:r>
                  </m:e>
                  <m:sub>
                    <m:r>
                      <w:rPr>
                        <w:rFonts w:ascii="Cambria Math" w:hAnsi="Cambria Math"/>
                      </w:rPr>
                      <m:t>target</m:t>
                    </m:r>
                  </m:sub>
                </m:sSub>
                <m:r>
                  <m:rPr>
                    <m:lit/>
                  </m:rPr>
                  <w:rPr>
                    <w:rFonts w:ascii="Cambria Math" w:hAnsi="Cambria Math"/>
                  </w:rPr>
                  <m:t>-</m:t>
                </m:r>
                <m:sSub>
                  <m:sSubPr>
                    <m:ctrlPr>
                      <w:rPr>
                        <w:rFonts w:ascii="Cambria Math" w:hAnsi="Cambria Math"/>
                      </w:rPr>
                    </m:ctrlPr>
                  </m:sSubPr>
                  <m:e>
                    <m:r>
                      <w:rPr>
                        <w:rFonts w:ascii="Cambria Math" w:hAnsi="Cambria Math"/>
                      </w:rPr>
                      <m:t>Motor</m:t>
                    </m:r>
                  </m:e>
                  <m:sub>
                    <m:r>
                      <w:rPr>
                        <w:rFonts w:ascii="Cambria Math" w:hAnsi="Cambria Math"/>
                      </w:rPr>
                      <m:t>score</m:t>
                    </m:r>
                  </m:sub>
                </m:sSub>
                <m:r>
                  <m:rPr>
                    <m:lit/>
                  </m:rPr>
                  <w:rPr>
                    <w:rFonts w:ascii="Cambria Math" w:hAnsi="Cambria Math"/>
                  </w:rPr>
                  <m:t>)</m:t>
                </m:r>
              </m:oMath>
            </m:oMathPara>
          </w:p>
          <w:p w14:paraId="323FBEE8" w14:textId="77777777" w:rsidR="00A775D0" w:rsidRDefault="00E71168">
            <w:pPr>
              <w:spacing w:before="80" w:after="80" w:line="240" w:lineRule="auto"/>
            </w:pPr>
            <m:oMathPara>
              <m:oMath>
                <m:sSub>
                  <m:sSubPr>
                    <m:ctrlPr>
                      <w:rPr>
                        <w:rFonts w:ascii="Cambria Math" w:hAnsi="Cambria Math"/>
                      </w:rPr>
                    </m:ctrlPr>
                  </m:sSubPr>
                  <m:e>
                    <m:r>
                      <w:rPr>
                        <w:rFonts w:ascii="Cambria Math" w:hAnsi="Cambria Math"/>
                      </w:rPr>
                      <m:t>Motor</m:t>
                    </m:r>
                  </m:e>
                  <m:sub>
                    <m:r>
                      <w:rPr>
                        <w:rFonts w:ascii="Cambria Math" w:hAnsi="Cambria Math"/>
                      </w:rPr>
                      <m:t>target</m:t>
                    </m:r>
                  </m:sub>
                </m:sSub>
                <m:r>
                  <m:rPr>
                    <m:lit/>
                  </m:rPr>
                  <w:rPr>
                    <w:rFonts w:ascii="Cambria Math" w:hAnsi="Cambria Math"/>
                  </w:rPr>
                  <m:t>=1-(1-</m:t>
                </m:r>
                <m:sSub>
                  <m:sSubPr>
                    <m:ctrlPr>
                      <w:rPr>
                        <w:rFonts w:ascii="Cambria Math" w:hAnsi="Cambria Math"/>
                      </w:rPr>
                    </m:ctrlPr>
                  </m:sSubPr>
                  <m:e>
                    <m:r>
                      <w:rPr>
                        <w:rFonts w:ascii="Cambria Math" w:hAnsi="Cambria Math"/>
                      </w:rPr>
                      <m:t>Hill</m:t>
                    </m:r>
                  </m:e>
                  <m:sub>
                    <m:r>
                      <w:rPr>
                        <w:rFonts w:ascii="Cambria Math" w:hAnsi="Cambria Math"/>
                      </w:rPr>
                      <m:t>DA</m:t>
                    </m:r>
                  </m:sub>
                </m:sSub>
                <m:r>
                  <m:rPr>
                    <m:lit/>
                  </m:rP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inflam</m:t>
                    </m:r>
                  </m:sub>
                </m:sSub>
                <m:r>
                  <m:rPr>
                    <m:lit/>
                  </m:rPr>
                  <w:rPr>
                    <w:rFonts w:ascii="Cambria Math" w:hAnsi="Cambria Math"/>
                  </w:rPr>
                  <m:t>·</m:t>
                </m:r>
                <m:sSub>
                  <m:sSubPr>
                    <m:ctrlPr>
                      <w:rPr>
                        <w:rFonts w:ascii="Cambria Math" w:hAnsi="Cambria Math"/>
                      </w:rPr>
                    </m:ctrlPr>
                  </m:sSubPr>
                  <m:e>
                    <m:r>
                      <w:rPr>
                        <w:rFonts w:ascii="Cambria Math" w:hAnsi="Cambria Math"/>
                      </w:rPr>
                      <m:t>cytokine</m:t>
                    </m:r>
                  </m:e>
                  <m:sub>
                    <m:r>
                      <w:rPr>
                        <w:rFonts w:ascii="Cambria Math" w:hAnsi="Cambria Math"/>
                      </w:rPr>
                      <m:t>avg</m:t>
                    </m:r>
                  </m:sub>
                </m:sSub>
                <m:r>
                  <m:rPr>
                    <m:lit/>
                  </m:rPr>
                  <w:rPr>
                    <w:rFonts w:ascii="Cambria Math" w:hAnsi="Cambria Math"/>
                  </w:rPr>
                  <m:t>)</m:t>
                </m:r>
              </m:oMath>
            </m:oMathPara>
          </w:p>
        </w:tc>
      </w:tr>
    </w:tbl>
    <w:p w14:paraId="530FC054" w14:textId="77777777" w:rsidR="00984E3C" w:rsidRPr="00984E3C" w:rsidRDefault="00984E3C" w:rsidP="00984E3C">
      <w:pPr>
        <w:rPr>
          <w:i/>
          <w:sz w:val="20"/>
          <w:szCs w:val="20"/>
        </w:rPr>
      </w:pPr>
      <w:r w:rsidRPr="00984E3C">
        <w:rPr>
          <w:i/>
          <w:sz w:val="20"/>
          <w:szCs w:val="20"/>
        </w:rPr>
        <w:t>Representative equations are shown for all eight modules (M0–M7). The complete 28-ODE system, including the remaining pharmacokinetic, bioenergetic, mitochondrial quality-control, and cytokine equations, is provided in Table ST5. Module labels and notation are unchanged; the complete parameter set is provided in Table ST1.</w:t>
      </w:r>
    </w:p>
    <w:p w14:paraId="1E523740" w14:textId="77777777" w:rsidR="000C76B6" w:rsidRDefault="007F2873">
      <w:pPr>
        <w:pStyle w:val="Heading2"/>
      </w:pPr>
      <w:r>
        <w:rPr>
          <w:rFonts w:ascii="Times New Roman" w:hAnsi="Times New Roman"/>
        </w:rPr>
        <w:t>2.2 Calibration</w:t>
      </w:r>
    </w:p>
    <w:p w14:paraId="531E58D5" w14:textId="77777777" w:rsidR="000C76B6" w:rsidRDefault="007F2873">
      <w:r>
        <w:t>Model calibration followed a four-stage systematic procedure targeting five quantitative benchmarks from independent experimental studies (Table 2). Stage 1 verified the healthy baseline (DA_neuron &gt; 0.99 at 50 days) with all state variables near their analytical steady states. Stage 2 swept two disease modifiers, CI_max (0.55–0.85, step 0.05) and α_clear (0.25–0.60, step 0.05), against three primary targets, namely Complex I activity at 49% of wild-type, mitochondrial ROS elevation to 177% of basal, and 23% cardiolipin depletion (literature composite) [9, 18, 29]. A weighted composite score (CI weight = 4, mROS and CL weight = 1 each), penalising DA loss outside 25–55%, guided selection. Stage 3 calibrated the neuroinflammation-mediated clearance impairment parameter k_impair by simulating TLR2 knockout (k_act_MG = 0) to match the 23–45% α-synuclein reduction reported by Ivanova et al. [24]. Stage 4 applied a fine-grid CI_max sweep (0.01 steps) to jointly satisfy all targets. The final calibrated disease modifiers were CI_max = 0.74 and α_clear = 0.25, with k_impair = 0.35.</w:t>
      </w:r>
    </w:p>
    <w:p w14:paraId="4E42C143" w14:textId="77777777" w:rsidR="000C76B6" w:rsidRDefault="007F2873">
      <w:pPr>
        <w:pStyle w:val="Heading2"/>
      </w:pPr>
      <w:r>
        <w:rPr>
          <w:rFonts w:ascii="Times New Roman" w:hAnsi="Times New Roman"/>
        </w:rPr>
        <w:t>2.3 Validation Strategy</w:t>
      </w:r>
    </w:p>
    <w:p w14:paraId="71FD1807" w14:textId="77777777" w:rsidR="000C76B6" w:rsidRDefault="007F2873">
      <w:r>
        <w:t>No Phase 2 or Phase 3 clinical efficacy data currently exist for bevemipretide in Parkinson’s disease, precluding direct clinical endpoint validation. Biological pathway validation</w:t>
      </w:r>
      <w:r w:rsidR="00D80437" w:rsidRPr="00D80437">
        <w:rPr>
          <w:rFonts w:cs="Times New Roman"/>
        </w:rPr>
        <w:t xml:space="preserve">, </w:t>
      </w:r>
      <w:r>
        <w:t xml:space="preserve">testing whether the model faithfully reproduces known causal relationships across its mechanistic </w:t>
      </w:r>
      <w:r>
        <w:lastRenderedPageBreak/>
        <w:t>network</w:t>
      </w:r>
      <w:r w:rsidR="00D80437" w:rsidRPr="00D80437">
        <w:rPr>
          <w:rFonts w:cs="Times New Roman"/>
        </w:rPr>
        <w:t xml:space="preserve">, </w:t>
      </w:r>
      <w:r>
        <w:t>is an established QSP model qualification strategy when clinical data are unavailable [25, 26]. A three-tier validation framework was implemented using biological relationships and experimental conditions that were not part of the calibration procedure.</w:t>
      </w:r>
    </w:p>
    <w:p w14:paraId="158FCBF1" w14:textId="77777777" w:rsidR="000C76B6" w:rsidRDefault="007F2873">
      <w:r>
        <w:t>Tier 1 (Biological Pathway Fidelity) comprised seven directional checks, each verifying that a documented causal link in the disease network produced the correct directional response when disease modifiers were applied: CL oxidation driving α-synuclein aggregation [16], oligomeric α-synuclein impairing Complex I [30, 31], Complex I deficiency elevating mitochondrial ROS [32], ROS triggering mPTP opening and bioenergetic collapse [19], extracellular α-synuclein activating microglia [23], membrane depolarisation recruiting PINK1 [20], and accumulated mitochondrial damage causing DA neuron loss. Tier 2 (Preclinical Prediction) tested six drug-related predictions against directional findings from</w:t>
      </w:r>
      <w:r w:rsidR="00B527E5">
        <w:t xml:space="preserve"> a</w:t>
      </w:r>
      <w:r>
        <w:t xml:space="preserve"> preclinical study in an AAV9-A53T α-synuclein mouse model of PD [33]: DA neuron rescue magnitude, dose-response ordering, cardiolipin restoration, α-synuclein reduction, motor improvement, and mechanism-of-action confirmation via ablation of the drug’s CL-specific parameter (k_drug = 0). </w:t>
      </w:r>
      <w:del w:id="90389" w:author="Claude (corrected analyses)" w:date="2026-09-23T12:00:00Z">
        <w:r>
          <w:delText xml:space="preserve">Tier 3 (Extrapolation)</w:delText>
        </w:r>
      </w:del>
      <w:ins w:id="90390" w:author="Claude (corrected analyses)" w:date="2026-09-23T12:00:00Z">
        <w:r>
          <w:t xml:space="preserve">Because k_drug was estimated from the same study, Tier 2 tests internal consistency rather than independent prediction. Tier 3 (Extrapolation)</w:t>
        </w:r>
      </w:ins>
      <w:r>
        <w:t xml:space="preserve"> assessed five long-term behaviours beyond the 35-day calibration window: progressive DA decline over one year, Bernheimer threshold crossing [2], monotonic DA trajectory at four checkpoints, drug slowing but not halting progression</w:t>
      </w:r>
      <w:del w:id="90385" w:author="Claude (corrected analyses)" w:date="2026-09-23T12:00:00Z">
        <w:r>
          <w:delText xml:space="preserve">, and emergent vicious cycle amplification exceeding standalone module predictions.</w:delText>
        </w:r>
      </w:del>
      <w:ins w:id="90386" w:author="Claude (corrected analyses)" w:date="2026-09-23T12:00:00Z">
        <w:r>
          <w:t xml:space="preserve">, and oligomer elevation in the coupled system exceeding that of the α-synuclein module alone.</w:t>
        </w:r>
      </w:ins>
      <w:r>
        <w:t xml:space="preserve"> </w:t>
      </w:r>
      <w:del w:id="90387" w:author="Claude (corrected analyses)" w:date="2026-09-23T12:00:00Z">
        <w:r>
          <w:delText xml:space="preserve">All 28 state variables were verified to remain bounded within [0, 1]</w:delText>
        </w:r>
      </w:del>
      <w:ins w:id="90388" w:author="Claude (corrected analyses)" w:date="2026-09-23T12:00:00Z">
        <w:r>
          <w:t xml:space="preserve">All pharmacodynamic state variables were verified to remain within [0, 1], and pharmacokinetic amounts to remain non-negative,</w:t>
        </w:r>
      </w:ins>
      <w:r>
        <w:t xml:space="preserve"> across healthy, disease, low-dose, and high-dose scenarios.</w:t>
      </w:r>
    </w:p>
    <w:p w14:paraId="488F98B8" w14:textId="77777777" w:rsidR="000C76B6" w:rsidRDefault="007F2873">
      <w:pPr>
        <w:pStyle w:val="Heading2"/>
      </w:pPr>
      <w:r>
        <w:rPr>
          <w:rFonts w:ascii="Times New Roman" w:hAnsi="Times New Roman"/>
        </w:rPr>
        <w:t>2.4 Mouse-to-Human Translation</w:t>
      </w:r>
    </w:p>
    <w:p w14:paraId="47E29F36" w14:textId="77777777" w:rsidR="000C76B6" w:rsidRDefault="007F2873">
      <w:r>
        <w:t>Allometric PK scaling from mouse (25 g) to human (70 kg) employed the BW^(−0.25) rule for elimination and distribution rate constants (Table 4). BBB penetration was scaled using preclinical monkey CSF-to-plasma ratios</w:t>
      </w:r>
      <w:r w:rsidR="00BE0409">
        <w:t xml:space="preserve"> of Bevemipretide</w:t>
      </w:r>
      <w:r>
        <w:t xml:space="preserve"> [34], while intracellular kinetics </w:t>
      </w:r>
      <w:r>
        <w:lastRenderedPageBreak/>
      </w:r>
      <w:r>
        <w:t xml:space="preserve">(mitochondrial uptake and efflux) were left unscaled as physiology-independent processes</w:t>
      </w:r>
      <w:ins w:id="90028" w:author="Claude (corrected analyses)" w:date="2026-09-23T12:00:00Z">
        <w:r>
          <w:t xml:space="preserve">; the human brain efflux constant (0.010 h⁻¹) was retained as an assumption, because the BW^(−0.25) rule would give 0.0022 h⁻¹</w:t>
        </w:r>
      </w:ins>
      <w:r>
        <w:t xml:space="preserve">. The FDA K_m body-surface-area method converted the mouse reference dose (5 mg kg⁻¹ IP) to a human equivalent of </w:t>
      </w:r>
      <w:del w:id="90026" w:author="Claude (corrected analyses)" w:date="2026-09-23T12:00:00Z">
        <w:r>
          <w:delText xml:space="preserve">approximately</w:delText>
        </w:r>
      </w:del>
      <w:ins w:id="90027" w:author="Claude (corrected analyses)" w:date="2026-09-23T12:00:00Z">
        <w:r>
          <w:t xml:space="preserve">28.4 mg, rounded to</w:t>
        </w:r>
      </w:ins>
      <w:r>
        <w:t xml:space="preserve"> 30 mg SC daily</w:t>
      </w:r>
      <w:ins w:id="90025" w:author="Claude (corrected analyses)" w:date="2026-09-23T12:00:00Z">
        <w:r>
          <w:t xml:space="preserve">. Because the slowest disposition mode of the linear PK system has a half-life of 56 days in mouse and 112 days in human, steady state is not reached within 120 days; mitochondrial drug exposure was therefore normalised to the exact steady-state mean mitochondrial amount at the reference dose of each species, obtained from the periodic solution of the PK system (C_ref = 11.27 in mouse and 48.83 in human, in model amount units). In the primary analysis (scenario A), k_drug was re-expressed for this normalisation (0.2545 h⁻¹), which leaves every mouse simulation unchanged and assumes that 30 mg in humans reproduces the mouse steady-state mitochondrial exposure at 5 mg kg⁻¹. A sensitivity analysis (scenario B) retained k_drug = 0.100 h⁻¹ with the same normalisation</w:t>
        </w:r>
      </w:ins>
      <w:r>
        <w:t xml:space="preserve">. Human disease timescale parameters were recalibrated: CI_max was set to 0.90, α_clear to 0.35, and all three death rate constants were scaled to 6% of mouse values, reflecting the substantially slower nigral degeneration observed in humans compared with toxin-based mouse models.</w:t>
      </w:r>
    </w:p>
    <w:p w14:paraId="5C02C8AF" w14:textId="77777777" w:rsidR="000C76B6" w:rsidRDefault="007F2873">
      <w:pPr>
        <w:pStyle w:val="Heading2"/>
      </w:pPr>
      <w:r>
        <w:rPr>
          <w:rFonts w:ascii="Times New Roman" w:hAnsi="Times New Roman"/>
        </w:rPr>
        <w:t>2.5 Virtual Clinical Trial Simulation</w:t>
      </w:r>
    </w:p>
    <w:p w14:paraId="71D9DB41" w14:textId="77777777" w:rsidR="000C76B6" w:rsidRDefault="007F2873">
      <w:r>
        <w:t xml:space="preserve">A virtual population</w:t>
      </w:r>
      <w:del w:id="90044" w:author="Claude (corrected analyses)" w:date="2026-09-23T12:00:00Z">
        <w:r>
          <w:delText xml:space="preserve"> of 250 patients per arm</w:delText>
        </w:r>
      </w:del>
      <w:r>
        <w:t xml:space="preserve"> was generated by sampling 15 parameters from log-normal (mechanistic and PK parameters) or truncated normal (disease modifiers) distributions (</w:t>
      </w:r>
      <w:r w:rsidRPr="009A27F9">
        <w:rPr>
          <w:b/>
          <w:bCs/>
        </w:rPr>
        <w:t>Table ST2</w:t>
      </w:r>
      <w:r>
        <w:t xml:space="preserve">). </w:t>
      </w:r>
      <w:del w:id="90042" w:author="Claude (corrected analyses)" w:date="2026-09-23T12:00:00Z">
        <w:r>
          <w:delText xml:space="preserve">Four arms were </w:delText>
        </w:r>
      </w:del>
      <w:ins w:id="90043" w:author="Claude (corrected analyses)" w:date="2026-09-23T12:00:00Z">
        <w:r>
          <w:t xml:space="preserve">Each candidate was simulated without treatment until DA neuron survival fell below 70% (symptom onset; 30-year horizon) and then for a further 12-month diagnostic delay; the first 250 eligible candidates were enrolled, and every screened candidate and exclusion was recorded. Each enrolled patient was </w:t>
        </w:r>
      </w:ins>
      <w:r>
        <w:t xml:space="preserve">simulated</w:t>
      </w:r>
      <w:ins w:id="90041" w:author="Claude (corrected analyses)" w:date="2026-09-23T12:00:00Z">
        <w:r>
          <w:t xml:space="preserve"> in four matched arms</w:t>
        </w:r>
      </w:ins>
      <w:r>
        <w:t xml:space="preserve">: placebo, 10 mg, 30 mg, and 60 mg SC daily for 547 days (18 months), with daily dosing events</w:t>
      </w:r>
      <w:ins w:id="90040" w:author="Claude (corrected analyses)" w:date="2026-09-23T12:00:00Z">
        <w:r>
          <w:t xml:space="preserve"> and drug exposure normalised to the nominal human reference so that between-patient PK variability was retained</w:t>
        </w:r>
      </w:ins>
      <w:r>
        <w:t xml:space="preserve">. Effect sizes were reported as unpaired Cohen’s d and Cliff’s delta; </w:t>
      </w:r>
      <w:del w:id="90038" w:author="Claude (corrected analyses)" w:date="2026-09-23T12:00:00Z">
        <w:r>
          <w:delText xml:space="preserve">responder</w:delText>
        </w:r>
      </w:del>
      <w:ins w:id="90039" w:author="Claude (corrected analyses)" w:date="2026-09-23T12:00:00Z">
        <w:r>
          <w:t xml:space="preserve">response</w:t>
        </w:r>
      </w:ins>
      <w:r>
        <w:t xml:space="preserve"> rates were defined </w:t>
      </w:r>
      <w:del w:id="90036" w:author="Claude (corrected analyses)" w:date="2026-09-23T12:00:00Z">
        <w:r>
          <w:delText xml:space="preserve">using</w:delText>
        </w:r>
      </w:del>
      <w:ins w:id="90037" w:author="Claude (corrected analyses)" w:date="2026-09-23T12:00:00Z">
        <w:r>
          <w:t xml:space="preserve">as benefit relative to each patient’s own placebo simulation exceeding 5 percentage points of DA neuron survival or 3 points of motor score, which are simulation thresholds rather than validated</w:t>
        </w:r>
      </w:ins>
      <w:r>
        <w:t xml:space="preserve"> minimal clinically important </w:t>
      </w:r>
      <w:del w:id="90034" w:author="Claude (corrected analyses)" w:date="2026-09-23T12:00:00Z">
        <w:r>
          <w:delText xml:space="preserve">difference (MCID) thresholds of &gt;5% DA neuron preservation and &gt;3% motor score improvement</w:delText>
        </w:r>
      </w:del>
      <w:ins w:id="90035" w:author="Claude (corrected analyses)" w:date="2026-09-23T12:00:00Z">
        <w:r>
          <w:t xml:space="preserve">differences</w:t>
        </w:r>
      </w:ins>
      <w:r>
        <w:t xml:space="preserve">. Sample size</w:t>
      </w:r>
      <w:del w:id="90033" w:author="Claude (corrected analyses)" w:date="2026-09-23T12:00:00Z">
        <w:r>
          <w:delText xml:space="preserve"> was estimated</w:delText>
        </w:r>
      </w:del>
      <w:r>
        <w:t xml:space="preserve"> for 80% power </w:t>
      </w:r>
      <w:del w:id="90031" w:author="Claude (corrected analyses)" w:date="2026-09-23T12:00:00Z">
        <w:r>
          <w:delText xml:space="preserve">using</w:delText>
        </w:r>
      </w:del>
      <w:ins w:id="90032" w:author="Claude (corrected analyses)" w:date="2026-09-23T12:00:00Z">
        <w:r>
          <w:t xml:space="preserve">was calculated from</w:t>
        </w:r>
      </w:ins>
      <w:r>
        <w:t xml:space="preserve"> unpaired d</w:t>
      </w:r>
      <w:del w:id="90029" w:author="Claude (corrected analyses)" w:date="2026-09-23T12:00:00Z">
        <w:r>
          <w:delText xml:space="preserve">.</w:delText>
        </w:r>
      </w:del>
      <w:ins w:id="90030" w:author="Claude (corrected analyses)" w:date="2026-09-23T12:00:00Z">
        <w:r>
          <w:t xml:space="preserve"> using the exact noncentral t distribution (two-sided α = 0.05).</w:t>
        </w:r>
      </w:ins>
    </w:p>
    <w:p w14:paraId="4DBD4C37" w14:textId="77777777" w:rsidR="000C76B6" w:rsidRDefault="007F2873">
      <w:pPr>
        <w:pStyle w:val="Heading2"/>
      </w:pPr>
      <w:r>
        <w:rPr>
          <w:rFonts w:ascii="Times New Roman" w:hAnsi="Times New Roman"/>
        </w:rPr>
        <w:t>2.6 Sensitivity and Uncertainty Analyses</w:t>
      </w:r>
    </w:p>
    <w:p w14:paraId="7221C0B4" w14:textId="77777777" w:rsidR="000C76B6" w:rsidRDefault="007F2873">
      <w:r>
        <w:t xml:space="preserve">A three-tier sensitivity analysis pipeline was applied to 34 parameters across all modules. One-at-a-time (OAT) perturbation of ±50% generated tornado diagrams (68 model evaluations). Morris elementary effects screening with 20 trajectories (700 evaluations) identified parameters with strong nonlinear or interactive behaviour. Sobol variance-based decomposition on </w:t>
      </w:r>
      <w:del w:id="90050" w:author="Claude (corrected analyses)" w:date="2026-09-23T12:00:00Z">
        <w:r>
          <w:delText xml:space="preserve">the top 10</w:delText>
        </w:r>
      </w:del>
      <w:ins w:id="90051" w:author="Claude (corrected analyses)" w:date="2026-09-23T12:00:00Z">
        <w:r>
          <w:t xml:space="preserve">13</w:t>
        </w:r>
      </w:ins>
      <w:r>
        <w:t xml:space="preserve"> parameters </w:t>
      </w:r>
      <w:del w:id="90048" w:author="Claude (corrected analyses)" w:date="2026-09-23T12:00:00Z">
        <w:r>
          <w:delText xml:space="preserve">(</w:delText>
        </w:r>
      </w:del>
      <w:ins w:id="90049" w:author="Claude (corrected analyses)" w:date="2026-09-23T12:00:00Z">
        <w:r>
          <w:t xml:space="preserve">selected from the OAT and Morris screens (independent uniform ±50% ranges; </w:t>
        </w:r>
      </w:ins>
      <w:r>
        <w:t xml:space="preserve">N = 256 base samples; 3,</w:t>
      </w:r>
      <w:del w:id="90046" w:author="Claude (corrected analyses)" w:date="2026-09-23T12:00:00Z">
        <w:r>
          <w:delText xml:space="preserve">072</w:delText>
        </w:r>
      </w:del>
      <w:ins w:id="90047" w:author="Claude (corrected analyses)" w:date="2026-09-23T12:00:00Z">
        <w:r>
          <w:t xml:space="preserve">840</w:t>
        </w:r>
      </w:ins>
      <w:r>
        <w:t xml:space="preserve"> evaluations</w:t>
      </w:r>
      <w:ins w:id="90045" w:author="Claude (corrected analyses)" w:date="2026-09-23T12:00:00Z">
        <w:r>
          <w:t xml:space="preserve">; Jansen estimators with 500 bootstrap resamples</w:t>
        </w:r>
      </w:ins>
      <w:r>
        <w:t xml:space="preserve">) partitioned output variance into first-order and total-order indices (</w:t>
      </w:r>
      <w:r w:rsidRPr="00435123">
        <w:rPr>
          <w:b/>
          <w:bCs/>
        </w:rPr>
        <w:t>Figure S1</w:t>
      </w:r>
      <w:r>
        <w:t xml:space="preserve">, </w:t>
      </w:r>
      <w:r w:rsidRPr="00435123">
        <w:rPr>
          <w:b/>
          <w:bCs/>
        </w:rPr>
        <w:t xml:space="preserve">Table </w:t>
      </w:r>
      <w:r w:rsidR="00AE6732" w:rsidRPr="00435123">
        <w:rPr>
          <w:rFonts w:cs="Times New Roman"/>
          <w:b/>
          <w:bCs/>
        </w:rPr>
        <w:t>3</w:t>
      </w:r>
      <w:r>
        <w:t>). Uncertainty was quantified through 10,000 nonparametric bootstrap resamples of the virtual population and a 125-combination joint sweep of the three translational parameters (</w:t>
      </w:r>
      <w:r w:rsidRPr="00601F00">
        <w:rPr>
          <w:b/>
          <w:bCs/>
        </w:rPr>
        <w:t>Table ST3</w:t>
      </w:r>
      <w:r>
        <w:t>).</w:t>
      </w:r>
    </w:p>
    <w:p w14:paraId="13EABAB8" w14:textId="77777777" w:rsidR="000C76B6" w:rsidRDefault="007F2873">
      <w:pPr>
        <w:pStyle w:val="Heading2"/>
      </w:pPr>
      <w:r>
        <w:rPr>
          <w:rFonts w:ascii="Times New Roman" w:hAnsi="Times New Roman"/>
        </w:rPr>
        <w:lastRenderedPageBreak/>
        <w:t>2.7 Structural and Practical Identifiability Analysis</w:t>
      </w:r>
    </w:p>
    <w:p w14:paraId="2F09EC1A" w14:textId="77777777" w:rsidR="000C76B6" w:rsidRDefault="007F2873">
      <w:r>
        <w:t>To characterise the information content of the calibration data and assess parameter distinguishability, a two-stage identifiability analysis was performed on the 39 estimated parameters (6 calibrated, 33 fixed-at-estimate). The analysis employed central finite differences (Δ = 1%) to compute normalised sensitivity coefficients across the seven calibration outputs (five quantitative targets, the healthy DA baseline, and the drug rescue endpoint).</w:t>
      </w:r>
    </w:p>
    <w:p w14:paraId="2AB37152" w14:textId="77777777" w:rsidR="000C76B6" w:rsidRDefault="007F2873">
      <w:r>
        <w:t xml:space="preserve">For structural identifiability, </w:t>
      </w:r>
      <w:del w:id="90063" w:author="Claude (corrected analyses)" w:date="2026-09-23T12:00:00Z">
        <w:r>
          <w:delText xml:space="preserve">the</w:delText>
        </w:r>
      </w:del>
      <w:ins w:id="90064" w:author="Claude (corrected analyses)" w:date="2026-09-23T12:00:00Z">
        <w:r>
          <w:t xml:space="preserve">a sensitivity-based</w:t>
        </w:r>
      </w:ins>
      <w:r>
        <w:t xml:space="preserve"> Fisher Information Matrix (FIM) was constructed from the endpoint sensitivity </w:t>
      </w:r>
      <w:r w:rsidR="009D18DB">
        <w:t xml:space="preserve">matrix</w:t>
      </w:r>
      <w:ins w:id="90062" w:author="Claude (corrected analyses)" w:date="2026-09-23T12:00:00Z">
        <w:r>
          <w:t xml:space="preserve"> assuming independent, unit observation errors</w:t>
        </w:r>
      </w:ins>
      <w:r w:rsidR="009D18DB">
        <w:t xml:space="preserve">,</w:t>
      </w:r>
      <w:r>
        <w:t xml:space="preserve"> and its rank was determined via eigenvalue decomposition. The FIM </w:t>
      </w:r>
      <w:del w:id="90060" w:author="Claude (corrected analyses)" w:date="2026-09-23T12:00:00Z">
        <w:r>
          <w:delText xml:space="preserve">achieved full rank relative to the number of</w:delText>
        </w:r>
      </w:del>
      <w:ins w:id="90061" w:author="Claude (corrected analyses)" w:date="2026-09-23T12:00:00Z">
        <w:r>
          <w:t xml:space="preserve">reached rank 7, the maximum possible with seven</w:t>
        </w:r>
      </w:ins>
      <w:r>
        <w:t xml:space="preserve"> calibration outputs</w:t>
      </w:r>
      <w:del w:id="90058" w:author="Claude (corrected analyses)" w:date="2026-09-23T12:00:00Z">
        <w:r>
          <w:delText xml:space="preserve"> (rank = 7), confirming that</w:delText>
        </w:r>
      </w:del>
      <w:ins w:id="90059" w:author="Claude (corrected analyses)" w:date="2026-09-23T12:00:00Z">
        <w:r>
          <w:t xml:space="preserve">, so</w:t>
        </w:r>
      </w:ins>
      <w:r>
        <w:t xml:space="preserve"> the calibration dataset </w:t>
      </w:r>
      <w:del w:id="90056" w:author="Claude (corrected analyses)" w:date="2026-09-23T12:00:00Z">
        <w:r>
          <w:delText xml:space="preserve">extracts the maximum information content permitted by the experimental design</w:delText>
        </w:r>
      </w:del>
      <w:ins w:id="90057" w:author="Claude (corrected analyses)" w:date="2026-09-23T12:00:00Z">
        <w:r>
          <w:t xml:space="preserve">can constrain at most seven combinations of the 39 estimated parameters and leaves at least 32 directions locally unconstrained</w:t>
        </w:r>
      </w:ins>
      <w:r>
        <w:t xml:space="preserve"> (</w:t>
      </w:r>
      <w:r w:rsidRPr="009D18DB">
        <w:rPr>
          <w:b/>
          <w:bCs/>
        </w:rPr>
        <w:t>Figure S4B</w:t>
      </w:r>
      <w:r>
        <w:t>). When the analysis was extended to time-course sensitivity data sampled at multiple time points along the simulation, the identifiable subspace expanded to 11 directions</w:t>
      </w:r>
      <w:r w:rsidR="00D80437" w:rsidRPr="00D80437">
        <w:rPr>
          <w:rFonts w:cs="Times New Roman"/>
        </w:rPr>
        <w:t xml:space="preserve">, </w:t>
      </w:r>
      <w:r>
        <w:t xml:space="preserve">indicating that longitudinal measurements, if available, would resolve approximately 1.6-fold more parameter combinations. The </w:t>
      </w:r>
      <w:del w:id="90055" w:author="Claude (corrected analyses)" w:date="2026-09-23T12:00:00Z">
        <w:r>
          <w:delText xml:space="preserve">eigenvalue spectrum exhibited a clear separation between the seven well-determined directions and the remaining parameter space, with the </w:delText>
        </w:r>
      </w:del>
      <w:r>
        <w:t xml:space="preserve">leading eigenvalue </w:t>
      </w:r>
      <w:del w:id="90053" w:author="Claude (corrected analyses)" w:date="2026-09-23T12:00:00Z">
        <w:r>
          <w:delText xml:space="preserve">capturing</w:delText>
        </w:r>
      </w:del>
      <w:ins w:id="90054" w:author="Claude (corrected analyses)" w:date="2026-09-23T12:00:00Z">
        <w:r>
          <w:t xml:space="preserve">captured</w:t>
        </w:r>
      </w:ins>
      <w:r>
        <w:t xml:space="preserve"> 97.5% of the total information content (</w:t>
      </w:r>
      <w:r w:rsidRPr="00D74485">
        <w:rPr>
          <w:b/>
          <w:bCs/>
        </w:rPr>
        <w:t>Figure S4B</w:t>
      </w:r>
      <w:r>
        <w:t xml:space="preserve">)</w:t>
      </w:r>
      <w:ins w:id="90052" w:author="Claude (corrected analyses)" w:date="2026-09-23T12:00:00Z">
        <w:r>
          <w:t xml:space="preserve">, indicating that the calibration outputs chiefly inform a single dominant parameter combination</w:t>
        </w:r>
      </w:ins>
      <w:r>
        <w:t xml:space="preserve">. The normalised sensitivity heatmap (</w:t>
      </w:r>
      <w:r w:rsidRPr="00D74485">
        <w:rPr>
          <w:b/>
          <w:bCs/>
        </w:rPr>
        <w:t>Figure S4C</w:t>
      </w:r>
      <w:r>
        <w:t>) revealed a well-defined parameter hierarchy, with disease modifiers (CI_max, α_clear) and ROS pathway parameters (k_ROS_basal, k_shunt) contributing the largest sensitivity coefficients across multiple outputs, consistent with the Sobol analysis results.</w:t>
      </w:r>
    </w:p>
    <w:p w14:paraId="410F2264" w14:textId="77777777" w:rsidR="000C76B6" w:rsidRDefault="007F2873">
      <w:r>
        <w:t xml:space="preserve">Practical identifiability was assessed via profile likelihood analysis of the six calibrated parameters (CI_max, α_clear, </w:t>
      </w:r>
      <w:proofErr w:type="spellStart"/>
      <w:r>
        <w:t>k_impair</w:t>
      </w:r>
      <w:proofErr w:type="spellEnd"/>
      <w:r>
        <w:t xml:space="preserve">, </w:t>
      </w:r>
      <w:proofErr w:type="spellStart"/>
      <w:r>
        <w:t>K_death</w:t>
      </w:r>
      <w:proofErr w:type="spellEnd"/>
      <w:r>
        <w:t xml:space="preserve">, </w:t>
      </w:r>
      <w:proofErr w:type="spellStart"/>
      <w:r>
        <w:t>k_damage_mPTP</w:t>
      </w:r>
      <w:proofErr w:type="spellEnd"/>
      <w:r>
        <w:t xml:space="preserve">, </w:t>
      </w:r>
      <w:proofErr w:type="spellStart"/>
      <w:r>
        <w:t>n_death</w:t>
      </w:r>
      <w:proofErr w:type="spellEnd"/>
      <w:r>
        <w:t xml:space="preserve">), in which each parameter was fixed at values spanning its plausible range while all remaining calibrated parameters were re-optimised (Figure S5). </w:t>
      </w:r>
      <w:del w:id="90076" w:author="Claude (corrected analyses)" w:date="2026-09-23T12:00:00Z">
        <w:r>
          <w:delText xml:space="preserve">The relatively flat likelihood</w:delText>
        </w:r>
      </w:del>
      <w:ins w:id="90077" w:author="Claude (corrected analyses)" w:date="2026-09-23T12:00:00Z">
        <w:r>
          <w:t xml:space="preserve">None of the six</w:t>
        </w:r>
      </w:ins>
      <w:r>
        <w:t xml:space="preserve"> profiles </w:t>
      </w:r>
      <w:del w:id="90074" w:author="Claude (corrected analyses)" w:date="2026-09-23T12:00:00Z">
        <w:r>
          <w:delText xml:space="preserve">observed for</w:delText>
        </w:r>
      </w:del>
      <w:ins w:id="90075" w:author="Claude (corrected analyses)" w:date="2026-09-23T12:00:00Z">
        <w:r>
          <w:t xml:space="preserve">crossed the 95% χ² threshold within the explored ranges, so</w:t>
        </w:r>
      </w:ins>
      <w:r>
        <w:t xml:space="preserve"> </w:t>
      </w:r>
      <w:r>
        <w:lastRenderedPageBreak/>
      </w:r>
      <w:r>
        <w:t xml:space="preserve">these parameters are </w:t>
      </w:r>
      <w:del w:id="90072" w:author="Claude (corrected analyses)" w:date="2026-09-23T12:00:00Z">
        <w:r>
          <w:delText xml:space="preserve">consistent with</w:delText>
        </w:r>
      </w:del>
      <w:ins w:id="90073" w:author="Claude (corrected analyses)" w:date="2026-09-23T12:00:00Z">
        <w:r>
          <w:t xml:space="preserve">not practically identifiable from the calibration targets alone; this reflects</w:t>
        </w:r>
      </w:ins>
      <w:r>
        <w:t xml:space="preserve"> the coupled feedback architecture of the vicious cycle, in which compensatory parameter adjustments </w:t>
      </w:r>
      <w:del w:id="90071" w:author="Claude (corrected analyses)" w:date="2026-09-23T12:00:00Z">
        <w:r>
          <w:delText xml:space="preserve">can </w:delText>
        </w:r>
      </w:del>
      <w:r>
        <w:t xml:space="preserve">maintain similar outputs across </w:t>
      </w:r>
      <w:del w:id="90069" w:author="Claude (corrected analyses)" w:date="2026-09-23T12:00:00Z">
        <w:r>
          <w:delText xml:space="preserve">a range</w:delText>
        </w:r>
      </w:del>
      <w:ins w:id="90070" w:author="Claude (corrected analyses)" w:date="2026-09-23T12:00:00Z">
        <w:r>
          <w:t xml:space="preserve">wide ranges</w:t>
        </w:r>
      </w:ins>
      <w:r>
        <w:t xml:space="preserve"> of individual parameter values, a property characteristic of tightly coupled biological feedback systems [26]. Collinearity diagnostics (</w:t>
      </w:r>
      <w:r w:rsidRPr="00D74485">
        <w:rPr>
          <w:b/>
          <w:bCs/>
        </w:rPr>
        <w:t>Figure S6</w:t>
      </w:r>
      <w:r>
        <w:t xml:space="preserve">) confirmed that the highest collinearity indices occurred between parameters that participate in the same regulatory switch (e.g., k_SOD2_on and k_SOD2_off, the activation and deactivation rates of the SOD2 antioxidant response, and </w:t>
      </w:r>
      <w:proofErr w:type="spellStart"/>
      <w:r>
        <w:t>k_mPTP_open</w:t>
      </w:r>
      <w:proofErr w:type="spellEnd"/>
      <w:r>
        <w:t xml:space="preserve"> and </w:t>
      </w:r>
      <w:proofErr w:type="spellStart"/>
      <w:r>
        <w:t>k_mPTP_close</w:t>
      </w:r>
      <w:proofErr w:type="spellEnd"/>
      <w:r>
        <w:t xml:space="preserve">, the mPTP gating rates), further supporting the mechanistic interpretation of parameter interdependence. </w:t>
      </w:r>
      <w:del w:id="90067" w:author="Claude (corrected analyses)" w:date="2026-09-23T12:00:00Z">
        <w:r>
          <w:delText xml:space="preserve">Importantly, the</w:delText>
        </w:r>
      </w:del>
      <w:ins w:id="90068" w:author="Claude (corrected analyses)" w:date="2026-09-23T12:00:00Z">
        <w:r>
          <w:t xml:space="preserve">The</w:t>
        </w:r>
      </w:ins>
      <w:r>
        <w:t xml:space="preserve"> 32 literature-derived parameters (35.6% of the total parameter set) are independently constrained by published experimental data and do not depend on the calibration procedure for their values, </w:t>
      </w:r>
      <w:del w:id="90065" w:author="Claude (corrected analyses)" w:date="2026-09-23T12:00:00Z">
        <w:r>
          <w:delText xml:space="preserve">substantially reducing the effective</w:delText>
        </w:r>
      </w:del>
      <w:ins w:id="90066" w:author="Claude (corrected analyses)" w:date="2026-09-23T12:00:00Z">
        <w:r>
          <w:t xml:space="preserve">reducing, but not removing, the</w:t>
        </w:r>
      </w:ins>
      <w:r>
        <w:t xml:space="preserve"> dimensionality of the estimation problem.</w:t>
      </w:r>
    </w:p>
    <w:p w14:paraId="7CA73ABB" w14:textId="77777777" w:rsidR="000C76B6" w:rsidRDefault="007F2873">
      <w:pPr>
        <w:pStyle w:val="Heading2"/>
      </w:pPr>
      <w:r>
        <w:rPr>
          <w:rFonts w:ascii="Times New Roman" w:hAnsi="Times New Roman"/>
        </w:rPr>
        <w:t>2.8 Phased Simulation</w:t>
      </w:r>
    </w:p>
    <w:p w14:paraId="3685010F" w14:textId="77777777" w:rsidR="000C76B6" w:rsidRDefault="007F2873">
      <w:r>
        <w:t>To replicate the clinical timeline, a three-phase simulation was constructed: prodromal disease-only progression until symptoms (DA neuron &lt; 70%), a 12-month diagnostic delay, and treatment initiation from the disease state at diagnosis. The state vector was extracted at each transition and passed as initial conditions to the subsequent phase. A dose-by-delay matrix (three doses × four delay durations) characterised the interaction between treatment timing and efficacy (</w:t>
      </w:r>
      <w:r w:rsidRPr="008F383F">
        <w:rPr>
          <w:b/>
          <w:bCs/>
        </w:rPr>
        <w:t>Table ST4</w:t>
      </w:r>
      <w:r>
        <w:t>).</w:t>
      </w:r>
    </w:p>
    <w:p w14:paraId="2786704C" w14:textId="77777777" w:rsidR="000C76B6" w:rsidRDefault="007F2873">
      <w:pPr>
        <w:pStyle w:val="Heading2"/>
      </w:pPr>
      <w:r>
        <w:rPr>
          <w:rFonts w:ascii="Times New Roman" w:hAnsi="Times New Roman"/>
        </w:rPr>
        <w:t>2.9 Software and Numerical Methods</w:t>
      </w:r>
    </w:p>
    <w:p w14:paraId="6B8ED0E6" w14:textId="77777777" w:rsidR="000C76B6" w:rsidRDefault="007F2873">
      <w:r>
        <w:t>All simulations, including the identifiability analysis, were performed in R (v4.</w:t>
      </w:r>
      <w:r w:rsidR="00365432">
        <w:t>6</w:t>
      </w:r>
      <w:r>
        <w:t xml:space="preserve">) using the deSolve package with the Livermore Solver for Ordinary Differential Equations with Automatic method switching (LSODA) solver (absolute and relative tolerance = 10⁻¹⁰). Structural identifiability used central finite differences to build the sensitivity matrix, with eigenvalue </w:t>
      </w:r>
      <w:r>
        <w:lastRenderedPageBreak/>
        <w:t xml:space="preserve">decomposition performed using base R linear algebra routines; the parameter perturbations for this step and for the parameter uncertainty envelope were parallelised across CPU cores using the parallel package. State variables were clamped to [0, 1] within the ODE function for numerical safety. All figures were generated with ggplot2 at 300 DPI. The model code, including all verification tests, is available at </w:t>
      </w:r>
      <w:hyperlink r:id="rId8" w:history="1">
        <w:del w:id="90391" w:author="Claude (corrected analyses)" w:date="2026-09-23T12:00:00Z">
          <w:r w:rsidRPr="00520D96">
            <w:rPr>
              <w:rStyle w:val="Hyperlink"/>
            </w:rPr>
            <w:delText>https://github.com/Docroygit/bevemipretide-pd-qsp</w:delText>
          </w:r>
        </w:del>
      </w:hyperlink>
      <w:del w:id="90392" w:author="Claude (corrected analyses)" w:date="2026-09-23T12:00:00Z">
        <w:r>
          <w:delText>.</w:delText>
        </w:r>
      </w:del>
      <w:ins w:id="90393" w:author="Claude (corrected analyses)" w:date="2026-09-23T12:00:00Z">
        <w:r>
          <w:rPr>
            <w:rStyle w:val="Hyperlink"/>
          </w:rPr>
          <w:t xml:space="preserve">https://github.com/Docroygit/bevemipretide-pd-qsp. Corrected analyses (steady-state exposure normalisation, virtual-trial enrolment, phased simulation, cumulative pathway attribution, translational sweep, and Sobol indices) were regenerated with an independent Python implementation of the same equations and parameters (Python 3.9; SciPy LSODA, relative tolerance 10⁻⁸, absolute tolerance 10⁻¹⁰; no state clamping), which reproduced the untreated R outputs to three decimal places.</w:t>
        </w:r>
      </w:ins>
    </w:p>
    <w:p w14:paraId="60F0F7B8" w14:textId="77777777" w:rsidR="000C76B6" w:rsidRDefault="007F2873">
      <w:pPr>
        <w:pStyle w:val="Heading1"/>
      </w:pPr>
      <w:r>
        <w:rPr>
          <w:rFonts w:ascii="Times New Roman" w:hAnsi="Times New Roman"/>
        </w:rPr>
        <w:t>3. Results</w:t>
      </w:r>
    </w:p>
    <w:p w14:paraId="175C4AE7" w14:textId="77777777" w:rsidR="000C76B6" w:rsidRDefault="007F2873">
      <w:pPr>
        <w:pStyle w:val="Heading2"/>
      </w:pPr>
      <w:r>
        <w:rPr>
          <w:rFonts w:ascii="Times New Roman" w:hAnsi="Times New Roman"/>
        </w:rPr>
        <w:t>3.1 Calibration</w:t>
      </w:r>
    </w:p>
    <w:p w14:paraId="4AB23976" w14:textId="77777777" w:rsidR="000C76B6" w:rsidRDefault="007F2873">
      <w:r>
        <w:t>The four-stage calibration identified CI_max = 0.74 and α_clear = 0.25 as the optimal disease modifier combination (</w:t>
      </w:r>
      <w:r w:rsidRPr="0030734C">
        <w:rPr>
          <w:b/>
          <w:bCs/>
        </w:rPr>
        <w:t xml:space="preserve">Figure </w:t>
      </w:r>
      <w:r w:rsidR="004D5B30" w:rsidRPr="0030734C">
        <w:rPr>
          <w:b/>
          <w:bCs/>
        </w:rPr>
        <w:t>2</w:t>
      </w:r>
      <w:r w:rsidRPr="0030734C">
        <w:rPr>
          <w:b/>
          <w:bCs/>
        </w:rPr>
        <w:t>A</w:t>
      </w:r>
      <w:r>
        <w:t>). All five quantitative calibration targets, including DA neuron loss and motor score at 35 days, fell within their pre-specified acceptable ranges (</w:t>
      </w:r>
      <w:r w:rsidRPr="0030734C">
        <w:rPr>
          <w:b/>
          <w:bCs/>
        </w:rPr>
        <w:t xml:space="preserve">Figure </w:t>
      </w:r>
      <w:r w:rsidR="004D5B30" w:rsidRPr="0030734C">
        <w:rPr>
          <w:b/>
          <w:bCs/>
        </w:rPr>
        <w:t>2</w:t>
      </w:r>
      <w:r w:rsidRPr="0030734C">
        <w:rPr>
          <w:b/>
          <w:bCs/>
        </w:rPr>
        <w:t>B</w:t>
      </w:r>
      <w:r>
        <w:t xml:space="preserve">, </w:t>
      </w:r>
      <w:r w:rsidRPr="0030734C">
        <w:rPr>
          <w:b/>
          <w:bCs/>
        </w:rPr>
        <w:t xml:space="preserve">Table </w:t>
      </w:r>
      <w:r w:rsidR="00AE6732" w:rsidRPr="0030734C">
        <w:rPr>
          <w:rFonts w:cs="Times New Roman"/>
          <w:b/>
          <w:bCs/>
        </w:rPr>
        <w:t>2</w:t>
      </w:r>
      <w:r>
        <w:t xml:space="preserve">)</w:t>
      </w:r>
      <w:ins w:id="90082" w:author="Claude (corrected analyses)" w:date="2026-09-23T12:00:00Z">
        <w:r>
          <w:t xml:space="preserve">; Complex I activity was 0.484 relative to the healthy simulation, and the TLR2 knockout reduction (20.3%) fell within the acceptance range but below the 23–45% literature range</w:t>
        </w:r>
      </w:ins>
      <w:r>
        <w:t xml:space="preserve">. The healthy baseline </w:t>
      </w:r>
      <w:del w:id="90080" w:author="Claude (corrected analyses)" w:date="2026-09-23T12:00:00Z">
        <w:r>
          <w:delText xml:space="preserve">confirmed negligible loss</w:delText>
        </w:r>
      </w:del>
      <w:ins w:id="90081" w:author="Claude (corrected analyses)" w:date="2026-09-23T12:00:00Z">
        <w:r>
          <w:t xml:space="preserve">lost 1.1% of DA neurons over 50 days (DA_neuron = 0.989), narrowly missing the &gt;0.99 criterion</w:t>
        </w:r>
      </w:ins>
      <w:r>
        <w:t xml:space="preserve">, with all </w:t>
      </w:r>
      <w:del w:id="90078" w:author="Claude (corrected analyses)" w:date="2026-09-23T12:00:00Z">
        <w:r>
          <w:delText xml:space="preserve">28</w:delText>
        </w:r>
      </w:del>
      <w:ins w:id="90079" w:author="Claude (corrected analyses)" w:date="2026-09-23T12:00:00Z">
        <w:r>
          <w:t xml:space="preserve">pharmacodynamic</w:t>
        </w:r>
      </w:ins>
      <w:r>
        <w:t xml:space="preserve"> state variables within 5% of their standalone module steady-state values.</w:t>
      </w:r>
    </w:p>
    <w:p w14:paraId="325350E4" w14:textId="77777777" w:rsidR="000C76B6" w:rsidRPr="006C6FC6" w:rsidRDefault="007F2873">
      <w:pPr>
        <w:keepNext/>
        <w:rPr>
          <w:sz w:val="20"/>
          <w:szCs w:val="20"/>
        </w:rPr>
      </w:pPr>
      <w:r w:rsidRPr="004C4861">
        <w:rPr>
          <w:b/>
          <w:bCs/>
          <w:i/>
          <w:szCs w:val="24"/>
        </w:rPr>
        <w:t xml:space="preserve">Table </w:t>
      </w:r>
      <w:r w:rsidR="00AE6732" w:rsidRPr="004C4861">
        <w:rPr>
          <w:rFonts w:cs="Times New Roman"/>
          <w:b/>
          <w:bCs/>
          <w:i/>
          <w:szCs w:val="24"/>
        </w:rPr>
        <w:t>2</w:t>
      </w:r>
      <w:r w:rsidRPr="004C4861">
        <w:rPr>
          <w:b/>
          <w:bCs/>
          <w:i/>
          <w:szCs w:val="24"/>
        </w:rPr>
        <w:t>.</w:t>
      </w:r>
      <w:r w:rsidRPr="006C6FC6">
        <w:rPr>
          <w:i/>
          <w:sz w:val="20"/>
          <w:szCs w:val="20"/>
        </w:rPr>
        <w:t xml:space="preserve"> Calibration targets and model outputs.</w:t>
      </w:r>
    </w:p>
    <w:tbl>
      <w:tblPr>
        <w:tblStyle w:val="TableGrid"/>
        <w:tblW w:w="0" w:type="auto"/>
        <w:tblLook w:val="04A0" w:firstRow="1" w:lastRow="0" w:firstColumn="1" w:lastColumn="0" w:noHBand="0" w:noVBand="1"/>
      </w:tblPr>
      <w:tblGrid>
        <w:gridCol w:w="1326"/>
        <w:gridCol w:w="1872"/>
        <w:gridCol w:w="1331"/>
        <w:gridCol w:w="1292"/>
        <w:gridCol w:w="1238"/>
        <w:gridCol w:w="1308"/>
        <w:gridCol w:w="1209"/>
      </w:tblGrid>
      <w:tr w:rsidR="000C76B6" w14:paraId="0F9467B5" w14:textId="77777777">
        <w:trPr>
          <w:cantSplit/>
          <w:tblHeader/>
        </w:trPr>
        <w:tc>
          <w:tcPr>
            <w:tcW w:w="1337" w:type="dxa"/>
          </w:tcPr>
          <w:p w14:paraId="4152F952" w14:textId="77777777" w:rsidR="000C76B6" w:rsidRDefault="007F2873">
            <w:pPr>
              <w:keepNext/>
            </w:pPr>
            <w:r>
              <w:rPr>
                <w:sz w:val="20"/>
              </w:rPr>
              <w:t>Target</w:t>
            </w:r>
          </w:p>
        </w:tc>
        <w:tc>
          <w:tcPr>
            <w:tcW w:w="1337" w:type="dxa"/>
          </w:tcPr>
          <w:p w14:paraId="27338500" w14:textId="77777777" w:rsidR="000C76B6" w:rsidRDefault="007F2873">
            <w:pPr>
              <w:keepNext/>
            </w:pPr>
            <w:r>
              <w:rPr>
                <w:sz w:val="20"/>
              </w:rPr>
              <w:t>Endpoint</w:t>
            </w:r>
          </w:p>
        </w:tc>
        <w:tc>
          <w:tcPr>
            <w:tcW w:w="1337" w:type="dxa"/>
          </w:tcPr>
          <w:p w14:paraId="7E820C0A" w14:textId="77777777" w:rsidR="000C76B6" w:rsidRDefault="007F2873">
            <w:pPr>
              <w:keepNext/>
            </w:pPr>
            <w:r>
              <w:rPr>
                <w:sz w:val="20"/>
              </w:rPr>
              <w:t>Literature Value</w:t>
            </w:r>
          </w:p>
        </w:tc>
        <w:tc>
          <w:tcPr>
            <w:tcW w:w="1337" w:type="dxa"/>
          </w:tcPr>
          <w:p w14:paraId="5E14E0EE" w14:textId="77777777" w:rsidR="000C76B6" w:rsidRDefault="007F2873">
            <w:pPr>
              <w:keepNext/>
            </w:pPr>
            <w:r>
              <w:rPr>
                <w:sz w:val="20"/>
              </w:rPr>
              <w:t>Acceptable Range</w:t>
            </w:r>
          </w:p>
        </w:tc>
        <w:tc>
          <w:tcPr>
            <w:tcW w:w="1337" w:type="dxa"/>
          </w:tcPr>
          <w:p w14:paraId="6205E9B1" w14:textId="77777777" w:rsidR="000C76B6" w:rsidRDefault="007F2873">
            <w:pPr>
              <w:keepNext/>
            </w:pPr>
            <w:r>
              <w:rPr>
                <w:sz w:val="20"/>
              </w:rPr>
              <w:t>Model Output</w:t>
            </w:r>
          </w:p>
        </w:tc>
        <w:tc>
          <w:tcPr>
            <w:tcW w:w="1337" w:type="dxa"/>
          </w:tcPr>
          <w:p w14:paraId="17E32656" w14:textId="77777777" w:rsidR="000C76B6" w:rsidRDefault="007F2873">
            <w:pPr>
              <w:keepNext/>
            </w:pPr>
            <w:r>
              <w:rPr>
                <w:sz w:val="20"/>
              </w:rPr>
              <w:t>Source</w:t>
            </w:r>
          </w:p>
        </w:tc>
        <w:tc>
          <w:tcPr>
            <w:tcW w:w="1337" w:type="dxa"/>
          </w:tcPr>
          <w:p w14:paraId="00426E76" w14:textId="77777777" w:rsidR="000C76B6" w:rsidRDefault="007F2873">
            <w:pPr>
              <w:keepNext/>
            </w:pPr>
            <w:r>
              <w:rPr>
                <w:sz w:val="20"/>
              </w:rPr>
              <w:t>Status</w:t>
            </w:r>
          </w:p>
        </w:tc>
      </w:tr>
      <w:tr w:rsidR="000C76B6" w14:paraId="48C116AB" w14:textId="77777777">
        <w:trPr>
          <w:cantSplit/>
        </w:trPr>
        <w:tc>
          <w:tcPr>
            <w:tcW w:w="1337" w:type="dxa"/>
          </w:tcPr>
          <w:p w14:paraId="4B5B3F21" w14:textId="77777777" w:rsidR="000C76B6" w:rsidRDefault="007F2873">
            <w:r>
              <w:rPr>
                <w:sz w:val="20"/>
              </w:rPr>
              <w:t>CI activity</w:t>
            </w:r>
          </w:p>
        </w:tc>
        <w:tc>
          <w:tcPr>
            <w:tcW w:w="1337" w:type="dxa"/>
          </w:tcPr>
          <w:p w14:paraId="0691BBED" w14:textId="77777777" w:rsidR="000C76B6" w:rsidRDefault="007F2873">
            <w:r>
              <w:rPr>
                <w:sz w:val="20"/>
              </w:rPr>
              <w:t>CI_activity</w:t>
            </w:r>
          </w:p>
        </w:tc>
        <w:tc>
          <w:tcPr>
            <w:tcW w:w="1337" w:type="dxa"/>
          </w:tcPr>
          <w:p w14:paraId="1FE31E1C" w14:textId="77777777" w:rsidR="000C76B6" w:rsidRDefault="007F2873">
            <w:r>
              <w:rPr>
                <w:sz w:val="20"/>
              </w:rPr>
              <w:t>~49% of WT</w:t>
            </w:r>
          </w:p>
        </w:tc>
        <w:tc>
          <w:tcPr>
            <w:tcW w:w="1337" w:type="dxa"/>
          </w:tcPr>
          <w:p w14:paraId="6706D5B0" w14:textId="77777777" w:rsidR="000C76B6" w:rsidRDefault="007F2873">
            <w:r>
              <w:rPr>
                <w:sz w:val="20"/>
              </w:rPr>
              <w:t>0.40–0.58</w:t>
            </w:r>
          </w:p>
        </w:tc>
        <w:tc>
          <w:tcPr>
            <w:tcW w:w="1337" w:type="dxa"/>
          </w:tcPr>
          <w:p w14:paraId="0C409FA6" w14:textId="77777777" w:rsidR="000C76B6" w:rsidRDefault="007F2873">
            <w:r>
              <w:rPr>
                <w:sz w:val="20"/>
              </w:rPr>
              <w:t>0.459</w:t>
            </w:r>
            <w:ins w:id="90421" w:author="Claude (corrected analyses)" w:date="2026-09-23T12:00:00Z">
              <w:r>
                <w:rPr>
                  <w:sz w:val="20"/>
                </w:rPr>
                <w:t xml:space="preserve"> (0.484 vs healthy)</w:t>
              </w:r>
            </w:ins>
          </w:p>
        </w:tc>
        <w:tc>
          <w:tcPr>
            <w:tcW w:w="1337" w:type="dxa"/>
          </w:tcPr>
          <w:p w14:paraId="26396D8F" w14:textId="77777777" w:rsidR="000C76B6" w:rsidRDefault="007F2873">
            <w:r>
              <w:rPr>
                <w:sz w:val="20"/>
              </w:rPr>
              <w:t>Gao et al. 2017</w:t>
            </w:r>
          </w:p>
        </w:tc>
        <w:tc>
          <w:tcPr>
            <w:tcW w:w="1337" w:type="dxa"/>
          </w:tcPr>
          <w:p w14:paraId="042CE104" w14:textId="77777777" w:rsidR="000C76B6" w:rsidRDefault="007F2873">
            <w:r>
              <w:rPr>
                <w:sz w:val="20"/>
              </w:rPr>
              <w:t>PASS</w:t>
            </w:r>
          </w:p>
        </w:tc>
      </w:tr>
      <w:tr w:rsidR="000C76B6" w14:paraId="03416CBD" w14:textId="77777777">
        <w:trPr>
          <w:cantSplit/>
        </w:trPr>
        <w:tc>
          <w:tcPr>
            <w:tcW w:w="1337" w:type="dxa"/>
          </w:tcPr>
          <w:p w14:paraId="328F6B26" w14:textId="77777777" w:rsidR="000C76B6" w:rsidRDefault="007F2873">
            <w:r>
              <w:rPr>
                <w:sz w:val="20"/>
              </w:rPr>
              <w:t>CL drop</w:t>
            </w:r>
          </w:p>
        </w:tc>
        <w:tc>
          <w:tcPr>
            <w:tcW w:w="1337" w:type="dxa"/>
          </w:tcPr>
          <w:p w14:paraId="430E6027" w14:textId="77777777" w:rsidR="000C76B6" w:rsidRDefault="007F2873">
            <w:r>
              <w:rPr>
                <w:sz w:val="20"/>
              </w:rPr>
              <w:t>1 − CL_n/CL_n,healthy</w:t>
            </w:r>
          </w:p>
        </w:tc>
        <w:tc>
          <w:tcPr>
            <w:tcW w:w="1337" w:type="dxa"/>
          </w:tcPr>
          <w:p w14:paraId="198B9FB9" w14:textId="77777777" w:rsidR="000C76B6" w:rsidRDefault="007F2873">
            <w:r>
              <w:rPr>
                <w:sz w:val="20"/>
              </w:rPr>
              <w:t>15–35%</w:t>
            </w:r>
          </w:p>
        </w:tc>
        <w:tc>
          <w:tcPr>
            <w:tcW w:w="1337" w:type="dxa"/>
          </w:tcPr>
          <w:p w14:paraId="1C7B30BC" w14:textId="77777777" w:rsidR="000C76B6" w:rsidRDefault="007F2873">
            <w:r>
              <w:rPr>
                <w:sz w:val="20"/>
              </w:rPr>
              <w:t>15–35%</w:t>
            </w:r>
          </w:p>
        </w:tc>
        <w:tc>
          <w:tcPr>
            <w:tcW w:w="1337" w:type="dxa"/>
          </w:tcPr>
          <w:p w14:paraId="3D095C70" w14:textId="77777777" w:rsidR="000C76B6" w:rsidRDefault="007F2873">
            <w:r>
              <w:rPr>
                <w:sz w:val="20"/>
              </w:rPr>
              <w:t>15.7%</w:t>
            </w:r>
          </w:p>
        </w:tc>
        <w:tc>
          <w:tcPr>
            <w:tcW w:w="1337" w:type="dxa"/>
          </w:tcPr>
          <w:p w14:paraId="2B2BFABF" w14:textId="77777777" w:rsidR="000C76B6" w:rsidRDefault="007F2873">
            <w:r>
              <w:rPr>
                <w:sz w:val="20"/>
              </w:rPr>
              <w:t>Literature composite</w:t>
            </w:r>
          </w:p>
        </w:tc>
        <w:tc>
          <w:tcPr>
            <w:tcW w:w="1337" w:type="dxa"/>
          </w:tcPr>
          <w:p w14:paraId="513F44DB" w14:textId="77777777" w:rsidR="000C76B6" w:rsidRDefault="007F2873">
            <w:r>
              <w:rPr>
                <w:sz w:val="20"/>
              </w:rPr>
              <w:t>PASS</w:t>
            </w:r>
          </w:p>
        </w:tc>
      </w:tr>
      <w:tr w:rsidR="000C76B6" w14:paraId="70F6AF3B" w14:textId="77777777">
        <w:trPr>
          <w:cantSplit/>
        </w:trPr>
        <w:tc>
          <w:tcPr>
            <w:tcW w:w="1337" w:type="dxa"/>
          </w:tcPr>
          <w:p w14:paraId="7FF546B4" w14:textId="77777777" w:rsidR="000C76B6" w:rsidRDefault="007F2873">
            <w:r>
              <w:rPr>
                <w:sz w:val="20"/>
              </w:rPr>
              <w:t>mROS elevation</w:t>
            </w:r>
          </w:p>
        </w:tc>
        <w:tc>
          <w:tcPr>
            <w:tcW w:w="1337" w:type="dxa"/>
          </w:tcPr>
          <w:p w14:paraId="7FA6627F" w14:textId="77777777" w:rsidR="000C76B6" w:rsidRDefault="007F2873">
            <w:r>
              <w:rPr>
                <w:sz w:val="20"/>
              </w:rPr>
              <w:t>mROS/mROS_basal</w:t>
            </w:r>
          </w:p>
        </w:tc>
        <w:tc>
          <w:tcPr>
            <w:tcW w:w="1337" w:type="dxa"/>
          </w:tcPr>
          <w:p w14:paraId="2D1DA3B0" w14:textId="77777777" w:rsidR="000C76B6" w:rsidRDefault="007F2873">
            <w:r>
              <w:rPr>
                <w:sz w:val="20"/>
              </w:rPr>
              <w:t>~177% of basal</w:t>
            </w:r>
          </w:p>
        </w:tc>
        <w:tc>
          <w:tcPr>
            <w:tcW w:w="1337" w:type="dxa"/>
          </w:tcPr>
          <w:p w14:paraId="651D7306" w14:textId="77777777" w:rsidR="000C76B6" w:rsidRDefault="007F2873">
            <w:r>
              <w:rPr>
                <w:sz w:val="20"/>
              </w:rPr>
              <w:t>150–250%</w:t>
            </w:r>
          </w:p>
        </w:tc>
        <w:tc>
          <w:tcPr>
            <w:tcW w:w="1337" w:type="dxa"/>
          </w:tcPr>
          <w:p w14:paraId="35D29016" w14:textId="77777777" w:rsidR="000C76B6" w:rsidRDefault="007F2873">
            <w:r>
              <w:rPr>
                <w:sz w:val="20"/>
              </w:rPr>
              <w:t>161.6%</w:t>
            </w:r>
          </w:p>
        </w:tc>
        <w:tc>
          <w:tcPr>
            <w:tcW w:w="1337" w:type="dxa"/>
          </w:tcPr>
          <w:p w14:paraId="69EE6CD6" w14:textId="77777777" w:rsidR="000C76B6" w:rsidRDefault="007F2873">
            <w:r>
              <w:rPr>
                <w:sz w:val="20"/>
              </w:rPr>
              <w:t>Choi et al. 2022</w:t>
            </w:r>
          </w:p>
        </w:tc>
        <w:tc>
          <w:tcPr>
            <w:tcW w:w="1337" w:type="dxa"/>
          </w:tcPr>
          <w:p w14:paraId="7AD24D91" w14:textId="77777777" w:rsidR="000C76B6" w:rsidRDefault="007F2873">
            <w:r>
              <w:rPr>
                <w:sz w:val="20"/>
              </w:rPr>
              <w:t>PASS</w:t>
            </w:r>
          </w:p>
        </w:tc>
      </w:tr>
      <w:tr w:rsidR="000C76B6" w14:paraId="25626D54" w14:textId="77777777">
        <w:trPr>
          <w:cantSplit/>
        </w:trPr>
        <w:tc>
          <w:tcPr>
            <w:tcW w:w="1337" w:type="dxa"/>
          </w:tcPr>
          <w:p w14:paraId="42AD5881" w14:textId="77777777" w:rsidR="000C76B6" w:rsidRDefault="007F2873">
            <w:r>
              <w:rPr>
                <w:sz w:val="20"/>
              </w:rPr>
              <w:t>DA neuron loss</w:t>
            </w:r>
          </w:p>
        </w:tc>
        <w:tc>
          <w:tcPr>
            <w:tcW w:w="1337" w:type="dxa"/>
          </w:tcPr>
          <w:p w14:paraId="0F292043" w14:textId="77777777" w:rsidR="000C76B6" w:rsidRDefault="007F2873">
            <w:r>
              <w:rPr>
                <w:sz w:val="20"/>
              </w:rPr>
              <w:t>1 − DA_neuron</w:t>
            </w:r>
          </w:p>
        </w:tc>
        <w:tc>
          <w:tcPr>
            <w:tcW w:w="1337" w:type="dxa"/>
          </w:tcPr>
          <w:p w14:paraId="37C7642F" w14:textId="77777777" w:rsidR="000C76B6" w:rsidRDefault="007F2873">
            <w:r>
              <w:rPr>
                <w:sz w:val="20"/>
              </w:rPr>
              <w:t>~36% at 5 weeks</w:t>
            </w:r>
          </w:p>
        </w:tc>
        <w:tc>
          <w:tcPr>
            <w:tcW w:w="1337" w:type="dxa"/>
          </w:tcPr>
          <w:p w14:paraId="775B419A" w14:textId="77777777" w:rsidR="000C76B6" w:rsidRDefault="007F2873">
            <w:r>
              <w:rPr>
                <w:sz w:val="20"/>
              </w:rPr>
              <w:t>25–45%</w:t>
            </w:r>
          </w:p>
        </w:tc>
        <w:tc>
          <w:tcPr>
            <w:tcW w:w="1337" w:type="dxa"/>
          </w:tcPr>
          <w:p w14:paraId="02F0ABAF" w14:textId="77777777" w:rsidR="000C76B6" w:rsidRDefault="007F2873">
            <w:r>
              <w:rPr>
                <w:sz w:val="20"/>
              </w:rPr>
              <w:t>36.0%</w:t>
            </w:r>
          </w:p>
        </w:tc>
        <w:tc>
          <w:tcPr>
            <w:tcW w:w="1337" w:type="dxa"/>
          </w:tcPr>
          <w:p w14:paraId="65F6FA11" w14:textId="77777777" w:rsidR="000C76B6" w:rsidRDefault="007F2873">
            <w:r>
              <w:rPr>
                <w:sz w:val="20"/>
              </w:rPr>
              <w:t>[2]</w:t>
            </w:r>
          </w:p>
        </w:tc>
        <w:tc>
          <w:tcPr>
            <w:tcW w:w="1337" w:type="dxa"/>
          </w:tcPr>
          <w:p w14:paraId="4EE43F6F" w14:textId="77777777" w:rsidR="000C76B6" w:rsidRDefault="007F2873">
            <w:r>
              <w:rPr>
                <w:sz w:val="20"/>
              </w:rPr>
              <w:t>PASS</w:t>
            </w:r>
          </w:p>
        </w:tc>
      </w:tr>
      <w:tr w:rsidR="000C76B6" w14:paraId="1963B5A1" w14:textId="77777777">
        <w:trPr>
          <w:cantSplit/>
        </w:trPr>
        <w:tc>
          <w:tcPr>
            <w:tcW w:w="1337" w:type="dxa"/>
          </w:tcPr>
          <w:p w14:paraId="4C08E77D" w14:textId="77777777" w:rsidR="000C76B6" w:rsidRDefault="007F2873">
            <w:r>
              <w:rPr>
                <w:sz w:val="20"/>
              </w:rPr>
              <w:lastRenderedPageBreak/>
              <w:t>TLR2 KO aSyn</w:t>
            </w:r>
          </w:p>
        </w:tc>
        <w:tc>
          <w:tcPr>
            <w:tcW w:w="1337" w:type="dxa"/>
          </w:tcPr>
          <w:p w14:paraId="0CA57430" w14:textId="77777777" w:rsidR="000C76B6" w:rsidRDefault="007F2873">
            <w:r>
              <w:rPr>
                <w:sz w:val="20"/>
              </w:rPr>
              <w:t>ΔaSyn_olig (k_impair=0)</w:t>
            </w:r>
          </w:p>
        </w:tc>
        <w:tc>
          <w:tcPr>
            <w:tcW w:w="1337" w:type="dxa"/>
          </w:tcPr>
          <w:p w14:paraId="42671DBE" w14:textId="77777777" w:rsidR="000C76B6" w:rsidRDefault="007F2873">
            <w:r>
              <w:rPr>
                <w:sz w:val="20"/>
              </w:rPr>
              <w:t>23–45% reduction</w:t>
            </w:r>
          </w:p>
        </w:tc>
        <w:tc>
          <w:tcPr>
            <w:tcW w:w="1337" w:type="dxa"/>
          </w:tcPr>
          <w:p w14:paraId="08ECE6BB" w14:textId="77777777" w:rsidR="000C76B6" w:rsidRDefault="007F2873">
            <w:r>
              <w:rPr>
                <w:sz w:val="20"/>
              </w:rPr>
              <w:t>15–50%</w:t>
            </w:r>
          </w:p>
        </w:tc>
        <w:tc>
          <w:tcPr>
            <w:tcW w:w="1337" w:type="dxa"/>
          </w:tcPr>
          <w:p w14:paraId="035C4C35" w14:textId="77777777" w:rsidR="000C76B6" w:rsidRDefault="007F2873">
            <w:r>
              <w:rPr>
                <w:sz w:val="20"/>
              </w:rPr>
              <w:t>20.3%</w:t>
            </w:r>
          </w:p>
        </w:tc>
        <w:tc>
          <w:tcPr>
            <w:tcW w:w="1337" w:type="dxa"/>
          </w:tcPr>
          <w:p w14:paraId="06E4508B" w14:textId="77777777" w:rsidR="000C76B6" w:rsidRDefault="007F2873">
            <w:r>
              <w:rPr>
                <w:sz w:val="20"/>
              </w:rPr>
              <w:t>Ivanova et al. 2024</w:t>
            </w:r>
          </w:p>
        </w:tc>
        <w:tc>
          <w:tcPr>
            <w:tcW w:w="1337" w:type="dxa"/>
          </w:tcPr>
          <w:p w14:paraId="7FF29C50" w14:textId="77777777" w:rsidR="000C76B6" w:rsidRDefault="007F2873">
            <w:r>
              <w:rPr>
                <w:sz w:val="20"/>
              </w:rPr>
              <w:t>PASS</w:t>
            </w:r>
            <w:ins w:id="90422" w:author="Claude (corrected analyses)" w:date="2026-09-23T12:00:00Z">
              <w:r>
                <w:rPr>
                  <w:sz w:val="20"/>
                </w:rPr>
                <w:t xml:space="preserve"> (below literature range)</w:t>
              </w:r>
            </w:ins>
          </w:p>
        </w:tc>
      </w:tr>
      <w:tr w:rsidR="000C76B6" w14:paraId="450DB4D5" w14:textId="77777777">
        <w:trPr>
          <w:cantSplit/>
        </w:trPr>
        <w:tc>
          <w:tcPr>
            <w:tcW w:w="1337" w:type="dxa"/>
          </w:tcPr>
          <w:p w14:paraId="213BB20A" w14:textId="77777777" w:rsidR="000C76B6" w:rsidRDefault="007F2873">
            <w:r>
              <w:rPr>
                <w:sz w:val="20"/>
              </w:rPr>
              <w:t>Motor score</w:t>
            </w:r>
          </w:p>
        </w:tc>
        <w:tc>
          <w:tcPr>
            <w:tcW w:w="1337" w:type="dxa"/>
          </w:tcPr>
          <w:p w14:paraId="0A29E73A" w14:textId="77777777" w:rsidR="000C76B6" w:rsidRDefault="007F2873">
            <w:r>
              <w:rPr>
                <w:sz w:val="20"/>
              </w:rPr>
              <w:t>Motor_score at 5 weeks</w:t>
            </w:r>
          </w:p>
        </w:tc>
        <w:tc>
          <w:tcPr>
            <w:tcW w:w="1337" w:type="dxa"/>
          </w:tcPr>
          <w:p w14:paraId="04985B64" w14:textId="77777777" w:rsidR="000C76B6" w:rsidRDefault="007F2873">
            <w:r>
              <w:rPr>
                <w:sz w:val="20"/>
              </w:rPr>
              <w:t>&gt;10%</w:t>
            </w:r>
          </w:p>
        </w:tc>
        <w:tc>
          <w:tcPr>
            <w:tcW w:w="1337" w:type="dxa"/>
          </w:tcPr>
          <w:p w14:paraId="63F6AB19" w14:textId="77777777" w:rsidR="000C76B6" w:rsidRDefault="007F2873">
            <w:r>
              <w:rPr>
                <w:sz w:val="20"/>
              </w:rPr>
              <w:t>&gt;10%</w:t>
            </w:r>
          </w:p>
        </w:tc>
        <w:tc>
          <w:tcPr>
            <w:tcW w:w="1337" w:type="dxa"/>
          </w:tcPr>
          <w:p w14:paraId="090EB886" w14:textId="77777777" w:rsidR="000C76B6" w:rsidRDefault="007F2873">
            <w:r>
              <w:rPr>
                <w:sz w:val="20"/>
              </w:rPr>
              <w:t>15.6%</w:t>
            </w:r>
          </w:p>
        </w:tc>
        <w:tc>
          <w:tcPr>
            <w:tcW w:w="1337" w:type="dxa"/>
          </w:tcPr>
          <w:p w14:paraId="14C9A960" w14:textId="77777777" w:rsidR="000C76B6" w:rsidRDefault="007F2873">
            <w:r>
              <w:rPr>
                <w:sz w:val="20"/>
              </w:rPr>
              <w:t>[2]</w:t>
            </w:r>
          </w:p>
        </w:tc>
        <w:tc>
          <w:tcPr>
            <w:tcW w:w="1337" w:type="dxa"/>
          </w:tcPr>
          <w:p w14:paraId="1773804C" w14:textId="77777777" w:rsidR="000C76B6" w:rsidRDefault="007F2873">
            <w:r>
              <w:rPr>
                <w:sz w:val="20"/>
              </w:rPr>
              <w:t>PASS</w:t>
            </w:r>
          </w:p>
        </w:tc>
      </w:tr>
      <w:tr w:rsidR="000C76B6" w14:paraId="4BC7B6FF" w14:textId="77777777">
        <w:trPr>
          <w:cantSplit/>
        </w:trPr>
        <w:tc>
          <w:tcPr>
            <w:tcW w:w="1337" w:type="dxa"/>
          </w:tcPr>
          <w:p w14:paraId="39DF2553" w14:textId="77777777" w:rsidR="000C76B6" w:rsidRDefault="007F2873">
            <w:r>
              <w:rPr>
                <w:sz w:val="20"/>
              </w:rPr>
              <w:t>Drug rescue DA</w:t>
            </w:r>
          </w:p>
        </w:tc>
        <w:tc>
          <w:tcPr>
            <w:tcW w:w="1337" w:type="dxa"/>
          </w:tcPr>
          <w:p w14:paraId="40A7A1BE" w14:textId="77777777" w:rsidR="000C76B6" w:rsidRDefault="007F2873">
            <w:r>
              <w:rPr>
                <w:sz w:val="20"/>
              </w:rPr>
              <w:t>DA_drug &gt; DA_disease</w:t>
            </w:r>
          </w:p>
        </w:tc>
        <w:tc>
          <w:tcPr>
            <w:tcW w:w="1337" w:type="dxa"/>
          </w:tcPr>
          <w:p w14:paraId="79F4BF86" w14:textId="77777777" w:rsidR="000C76B6" w:rsidRDefault="007F2873">
            <w:r>
              <w:rPr>
                <w:sz w:val="20"/>
              </w:rPr>
              <w:t>Directional</w:t>
            </w:r>
          </w:p>
        </w:tc>
        <w:tc>
          <w:tcPr>
            <w:tcW w:w="1337" w:type="dxa"/>
          </w:tcPr>
          <w:p w14:paraId="3D647F27" w14:textId="77777777" w:rsidR="000C76B6" w:rsidRDefault="007F2873">
            <w:r>
              <w:rPr>
                <w:sz w:val="20"/>
              </w:rPr>
              <w:t>Positive</w:t>
            </w:r>
          </w:p>
        </w:tc>
        <w:tc>
          <w:tcPr>
            <w:tcW w:w="1337" w:type="dxa"/>
          </w:tcPr>
          <w:p w14:paraId="536EBE3A" w14:textId="77777777" w:rsidR="000C76B6" w:rsidRDefault="007F2873">
            <w:r>
              <w:rPr>
                <w:sz w:val="20"/>
              </w:rPr>
              <w:t xml:space="preserve">+</w:t>
            </w:r>
            <w:del w:id="90423" w:author="Claude (corrected analyses)" w:date="2026-09-23T12:00:00Z">
              <w:r>
                <w:rPr>
                  <w:sz w:val="20"/>
                </w:rPr>
                <w:delText xml:space="preserve">12.9%</w:delText>
              </w:r>
            </w:del>
            <w:ins w:id="90424" w:author="Claude (corrected analyses)" w:date="2026-09-23T12:00:00Z">
              <w:r>
                <w:rPr>
                  <w:sz w:val="20"/>
                </w:rPr>
                <w:t xml:space="preserve">14.3% (26.0% of gap)</w:t>
              </w:r>
            </w:ins>
          </w:p>
        </w:tc>
        <w:tc>
          <w:tcPr>
            <w:tcW w:w="1337" w:type="dxa"/>
          </w:tcPr>
          <w:p w14:paraId="5A84A6B6" w14:textId="77777777" w:rsidR="000C76B6" w:rsidRDefault="007F2873">
            <w:r>
              <w:rPr>
                <w:sz w:val="20"/>
              </w:rPr>
              <w:t>Mechanistic</w:t>
            </w:r>
          </w:p>
        </w:tc>
        <w:tc>
          <w:tcPr>
            <w:tcW w:w="1337" w:type="dxa"/>
          </w:tcPr>
          <w:p w14:paraId="2DFC86AF" w14:textId="77777777" w:rsidR="000C76B6" w:rsidRDefault="007F2873">
            <w:r>
              <w:rPr>
                <w:sz w:val="20"/>
              </w:rPr>
              <w:t>PASS</w:t>
            </w:r>
          </w:p>
        </w:tc>
      </w:tr>
      <w:tr w:rsidR="000C76B6" w14:paraId="7B461243" w14:textId="77777777">
        <w:trPr>
          <w:cantSplit/>
        </w:trPr>
        <w:tc>
          <w:tcPr>
            <w:tcW w:w="1337" w:type="dxa"/>
          </w:tcPr>
          <w:p w14:paraId="47C44328" w14:textId="77777777" w:rsidR="000C76B6" w:rsidRDefault="007F2873">
            <w:r>
              <w:rPr>
                <w:sz w:val="20"/>
              </w:rPr>
              <w:t>Drug rescue CI</w:t>
            </w:r>
          </w:p>
        </w:tc>
        <w:tc>
          <w:tcPr>
            <w:tcW w:w="1337" w:type="dxa"/>
          </w:tcPr>
          <w:p w14:paraId="4F512C4C" w14:textId="77777777" w:rsidR="000C76B6" w:rsidRDefault="007F2873">
            <w:r>
              <w:rPr>
                <w:sz w:val="20"/>
              </w:rPr>
              <w:t>CI_drug &gt; CI_disease</w:t>
            </w:r>
          </w:p>
        </w:tc>
        <w:tc>
          <w:tcPr>
            <w:tcW w:w="1337" w:type="dxa"/>
          </w:tcPr>
          <w:p w14:paraId="781D467C" w14:textId="77777777" w:rsidR="000C76B6" w:rsidRDefault="007F2873">
            <w:r>
              <w:rPr>
                <w:sz w:val="20"/>
              </w:rPr>
              <w:t>Directional</w:t>
            </w:r>
          </w:p>
        </w:tc>
        <w:tc>
          <w:tcPr>
            <w:tcW w:w="1337" w:type="dxa"/>
          </w:tcPr>
          <w:p w14:paraId="1625EBF3" w14:textId="77777777" w:rsidR="000C76B6" w:rsidRDefault="007F2873">
            <w:r>
              <w:rPr>
                <w:sz w:val="20"/>
              </w:rPr>
              <w:t>Positive</w:t>
            </w:r>
          </w:p>
        </w:tc>
        <w:tc>
          <w:tcPr>
            <w:tcW w:w="1337" w:type="dxa"/>
          </w:tcPr>
          <w:p w14:paraId="47D98824" w14:textId="77777777" w:rsidR="000C76B6" w:rsidRDefault="007F2873">
            <w:r>
              <w:rPr>
                <w:sz w:val="20"/>
              </w:rPr>
              <w:t>Correct</w:t>
            </w:r>
          </w:p>
        </w:tc>
        <w:tc>
          <w:tcPr>
            <w:tcW w:w="1337" w:type="dxa"/>
          </w:tcPr>
          <w:p w14:paraId="7F48B620" w14:textId="77777777" w:rsidR="000C76B6" w:rsidRDefault="007F2873">
            <w:r>
              <w:rPr>
                <w:sz w:val="20"/>
              </w:rPr>
              <w:t>Mechanistic</w:t>
            </w:r>
          </w:p>
        </w:tc>
        <w:tc>
          <w:tcPr>
            <w:tcW w:w="1337" w:type="dxa"/>
          </w:tcPr>
          <w:p w14:paraId="237FDCCB" w14:textId="77777777" w:rsidR="000C76B6" w:rsidRDefault="007F2873">
            <w:r>
              <w:rPr>
                <w:sz w:val="20"/>
              </w:rPr>
              <w:t>PASS</w:t>
            </w:r>
          </w:p>
        </w:tc>
      </w:tr>
      <w:tr w:rsidR="000C76B6" w14:paraId="4E7D4C44" w14:textId="77777777">
        <w:trPr>
          <w:cantSplit/>
        </w:trPr>
        <w:tc>
          <w:tcPr>
            <w:tcW w:w="1337" w:type="dxa"/>
          </w:tcPr>
          <w:p w14:paraId="4A378F39" w14:textId="77777777" w:rsidR="000C76B6" w:rsidRDefault="007F2873">
            <w:r>
              <w:rPr>
                <w:sz w:val="20"/>
              </w:rPr>
              <w:t>Drug rescue aSyn</w:t>
            </w:r>
          </w:p>
        </w:tc>
        <w:tc>
          <w:tcPr>
            <w:tcW w:w="1337" w:type="dxa"/>
          </w:tcPr>
          <w:p w14:paraId="507E5359" w14:textId="77777777" w:rsidR="000C76B6" w:rsidRDefault="007F2873">
            <w:r>
              <w:rPr>
                <w:sz w:val="20"/>
              </w:rPr>
              <w:t>aSyn_drug &lt; aSyn_disease</w:t>
            </w:r>
          </w:p>
        </w:tc>
        <w:tc>
          <w:tcPr>
            <w:tcW w:w="1337" w:type="dxa"/>
          </w:tcPr>
          <w:p w14:paraId="19506EC7" w14:textId="77777777" w:rsidR="000C76B6" w:rsidRDefault="007F2873">
            <w:r>
              <w:rPr>
                <w:sz w:val="20"/>
              </w:rPr>
              <w:t>Directional</w:t>
            </w:r>
          </w:p>
        </w:tc>
        <w:tc>
          <w:tcPr>
            <w:tcW w:w="1337" w:type="dxa"/>
          </w:tcPr>
          <w:p w14:paraId="3DB67BEB" w14:textId="77777777" w:rsidR="000C76B6" w:rsidRDefault="007F2873">
            <w:r>
              <w:rPr>
                <w:sz w:val="20"/>
              </w:rPr>
              <w:t>Negative</w:t>
            </w:r>
          </w:p>
        </w:tc>
        <w:tc>
          <w:tcPr>
            <w:tcW w:w="1337" w:type="dxa"/>
          </w:tcPr>
          <w:p w14:paraId="1CBCC5FB" w14:textId="77777777" w:rsidR="000C76B6" w:rsidRDefault="007F2873">
            <w:r>
              <w:rPr>
                <w:sz w:val="20"/>
              </w:rPr>
              <w:t>Correct</w:t>
            </w:r>
          </w:p>
        </w:tc>
        <w:tc>
          <w:tcPr>
            <w:tcW w:w="1337" w:type="dxa"/>
          </w:tcPr>
          <w:p w14:paraId="1103FF56" w14:textId="77777777" w:rsidR="000C76B6" w:rsidRDefault="007F2873">
            <w:r>
              <w:rPr>
                <w:sz w:val="20"/>
              </w:rPr>
              <w:t>Mechanistic</w:t>
            </w:r>
          </w:p>
        </w:tc>
        <w:tc>
          <w:tcPr>
            <w:tcW w:w="1337" w:type="dxa"/>
          </w:tcPr>
          <w:p w14:paraId="61672EDA" w14:textId="77777777" w:rsidR="000C76B6" w:rsidRDefault="007F2873">
            <w:r>
              <w:rPr>
                <w:sz w:val="20"/>
              </w:rPr>
              <w:t>PASS</w:t>
            </w:r>
          </w:p>
        </w:tc>
      </w:tr>
      <w:tr w:rsidR="000C76B6" w14:paraId="7536D275" w14:textId="77777777">
        <w:trPr>
          <w:cantSplit/>
        </w:trPr>
        <w:tc>
          <w:tcPr>
            <w:tcW w:w="1337" w:type="dxa"/>
          </w:tcPr>
          <w:p w14:paraId="37E3BC32" w14:textId="77777777" w:rsidR="000C76B6" w:rsidRDefault="007F2873">
            <w:r>
              <w:rPr>
                <w:sz w:val="20"/>
              </w:rPr>
              <w:t>Drug rescue mROS</w:t>
            </w:r>
          </w:p>
        </w:tc>
        <w:tc>
          <w:tcPr>
            <w:tcW w:w="1337" w:type="dxa"/>
          </w:tcPr>
          <w:p w14:paraId="36B7AECB" w14:textId="77777777" w:rsidR="000C76B6" w:rsidRDefault="007F2873">
            <w:r>
              <w:rPr>
                <w:sz w:val="20"/>
              </w:rPr>
              <w:t>mROS_drug &lt; mROS_disease</w:t>
            </w:r>
          </w:p>
        </w:tc>
        <w:tc>
          <w:tcPr>
            <w:tcW w:w="1337" w:type="dxa"/>
          </w:tcPr>
          <w:p w14:paraId="3FB9796A" w14:textId="77777777" w:rsidR="000C76B6" w:rsidRDefault="007F2873">
            <w:r>
              <w:rPr>
                <w:sz w:val="20"/>
              </w:rPr>
              <w:t>Directional</w:t>
            </w:r>
          </w:p>
        </w:tc>
        <w:tc>
          <w:tcPr>
            <w:tcW w:w="1337" w:type="dxa"/>
          </w:tcPr>
          <w:p w14:paraId="49739EEA" w14:textId="77777777" w:rsidR="000C76B6" w:rsidRDefault="007F2873">
            <w:r>
              <w:rPr>
                <w:sz w:val="20"/>
              </w:rPr>
              <w:t>Negative</w:t>
            </w:r>
          </w:p>
        </w:tc>
        <w:tc>
          <w:tcPr>
            <w:tcW w:w="1337" w:type="dxa"/>
          </w:tcPr>
          <w:p w14:paraId="73A454D1" w14:textId="77777777" w:rsidR="000C76B6" w:rsidRDefault="007F2873">
            <w:r>
              <w:rPr>
                <w:sz w:val="20"/>
              </w:rPr>
              <w:t>Correct</w:t>
            </w:r>
          </w:p>
        </w:tc>
        <w:tc>
          <w:tcPr>
            <w:tcW w:w="1337" w:type="dxa"/>
          </w:tcPr>
          <w:p w14:paraId="0256BFA7" w14:textId="77777777" w:rsidR="000C76B6" w:rsidRDefault="007F2873">
            <w:r>
              <w:rPr>
                <w:sz w:val="20"/>
              </w:rPr>
              <w:t>Mechanistic</w:t>
            </w:r>
          </w:p>
        </w:tc>
        <w:tc>
          <w:tcPr>
            <w:tcW w:w="1337" w:type="dxa"/>
          </w:tcPr>
          <w:p w14:paraId="55032888" w14:textId="77777777" w:rsidR="000C76B6" w:rsidRDefault="007F2873">
            <w:r>
              <w:rPr>
                <w:sz w:val="20"/>
              </w:rPr>
              <w:t>PASS</w:t>
            </w:r>
          </w:p>
        </w:tc>
      </w:tr>
      <w:tr w:rsidR="000C76B6" w14:paraId="33A177DC" w14:textId="77777777">
        <w:trPr>
          <w:cantSplit/>
        </w:trPr>
        <w:tc>
          <w:tcPr>
            <w:tcW w:w="1337" w:type="dxa"/>
          </w:tcPr>
          <w:p w14:paraId="5334B64F" w14:textId="77777777" w:rsidR="000C76B6" w:rsidRDefault="007F2873">
            <w:r>
              <w:rPr>
                <w:sz w:val="20"/>
              </w:rPr>
              <w:t>Drug rescue Motor</w:t>
            </w:r>
          </w:p>
        </w:tc>
        <w:tc>
          <w:tcPr>
            <w:tcW w:w="1337" w:type="dxa"/>
          </w:tcPr>
          <w:p w14:paraId="2842CC71" w14:textId="77777777" w:rsidR="000C76B6" w:rsidRDefault="007F2873">
            <w:r>
              <w:rPr>
                <w:sz w:val="20"/>
              </w:rPr>
              <w:t>Motor_drug &lt; Motor_disease</w:t>
            </w:r>
          </w:p>
        </w:tc>
        <w:tc>
          <w:tcPr>
            <w:tcW w:w="1337" w:type="dxa"/>
          </w:tcPr>
          <w:p w14:paraId="25A9D96D" w14:textId="77777777" w:rsidR="000C76B6" w:rsidRDefault="007F2873">
            <w:r>
              <w:rPr>
                <w:sz w:val="20"/>
              </w:rPr>
              <w:t>Directional</w:t>
            </w:r>
          </w:p>
        </w:tc>
        <w:tc>
          <w:tcPr>
            <w:tcW w:w="1337" w:type="dxa"/>
          </w:tcPr>
          <w:p w14:paraId="0007044B" w14:textId="77777777" w:rsidR="000C76B6" w:rsidRDefault="007F2873">
            <w:r>
              <w:rPr>
                <w:sz w:val="20"/>
              </w:rPr>
              <w:t>Negative</w:t>
            </w:r>
          </w:p>
        </w:tc>
        <w:tc>
          <w:tcPr>
            <w:tcW w:w="1337" w:type="dxa"/>
          </w:tcPr>
          <w:p w14:paraId="283C4E9F" w14:textId="77777777" w:rsidR="000C76B6" w:rsidRDefault="007F2873">
            <w:r>
              <w:rPr>
                <w:sz w:val="20"/>
              </w:rPr>
              <w:t>Correct</w:t>
            </w:r>
          </w:p>
        </w:tc>
        <w:tc>
          <w:tcPr>
            <w:tcW w:w="1337" w:type="dxa"/>
          </w:tcPr>
          <w:p w14:paraId="2CA0E508" w14:textId="77777777" w:rsidR="000C76B6" w:rsidRDefault="007F2873">
            <w:r>
              <w:rPr>
                <w:sz w:val="20"/>
              </w:rPr>
              <w:t>Mechanistic</w:t>
            </w:r>
          </w:p>
        </w:tc>
        <w:tc>
          <w:tcPr>
            <w:tcW w:w="1337" w:type="dxa"/>
          </w:tcPr>
          <w:p w14:paraId="337F3F05" w14:textId="77777777" w:rsidR="000C76B6" w:rsidRDefault="007F2873">
            <w:r>
              <w:rPr>
                <w:sz w:val="20"/>
              </w:rPr>
              <w:t>PASS</w:t>
            </w:r>
          </w:p>
        </w:tc>
      </w:tr>
      <w:tr w:rsidR="000C76B6" w14:paraId="3EF67705" w14:textId="77777777">
        <w:trPr>
          <w:cantSplit/>
        </w:trPr>
        <w:tc>
          <w:tcPr>
            <w:tcW w:w="1337" w:type="dxa"/>
          </w:tcPr>
          <w:p w14:paraId="548012FB" w14:textId="77777777" w:rsidR="000C76B6" w:rsidRDefault="007F2873">
            <w:r>
              <w:rPr>
                <w:sz w:val="20"/>
              </w:rPr>
              <w:t>Dose ordering</w:t>
            </w:r>
          </w:p>
        </w:tc>
        <w:tc>
          <w:tcPr>
            <w:tcW w:w="1337" w:type="dxa"/>
          </w:tcPr>
          <w:p w14:paraId="5064FBC7" w14:textId="77777777" w:rsidR="000C76B6" w:rsidRDefault="007F2873">
            <w:r>
              <w:rPr>
                <w:sz w:val="20"/>
              </w:rPr>
              <w:t>Monotonic dose-response</w:t>
            </w:r>
          </w:p>
        </w:tc>
        <w:tc>
          <w:tcPr>
            <w:tcW w:w="1337" w:type="dxa"/>
          </w:tcPr>
          <w:p w14:paraId="4D1BDDE7" w14:textId="77777777" w:rsidR="000C76B6" w:rsidRDefault="007F2873">
            <w:r>
              <w:rPr>
                <w:sz w:val="20"/>
              </w:rPr>
              <w:t>Directional</w:t>
            </w:r>
          </w:p>
        </w:tc>
        <w:tc>
          <w:tcPr>
            <w:tcW w:w="1337" w:type="dxa"/>
          </w:tcPr>
          <w:p w14:paraId="411CD43D" w14:textId="77777777" w:rsidR="000C76B6" w:rsidRDefault="007F2873">
            <w:r>
              <w:rPr>
                <w:sz w:val="20"/>
              </w:rPr>
              <w:t>Monotonic</w:t>
            </w:r>
          </w:p>
        </w:tc>
        <w:tc>
          <w:tcPr>
            <w:tcW w:w="1337" w:type="dxa"/>
          </w:tcPr>
          <w:p w14:paraId="0A070287" w14:textId="77777777" w:rsidR="000C76B6" w:rsidRDefault="007F2873">
            <w:r>
              <w:rPr>
                <w:sz w:val="20"/>
              </w:rPr>
              <w:t>Correct</w:t>
            </w:r>
          </w:p>
        </w:tc>
        <w:tc>
          <w:tcPr>
            <w:tcW w:w="1337" w:type="dxa"/>
          </w:tcPr>
          <w:p w14:paraId="49F8AAC4" w14:textId="77777777" w:rsidR="000C76B6" w:rsidRDefault="007F2873">
            <w:r>
              <w:rPr>
                <w:sz w:val="20"/>
              </w:rPr>
              <w:t>Mechanistic</w:t>
            </w:r>
          </w:p>
        </w:tc>
        <w:tc>
          <w:tcPr>
            <w:tcW w:w="1337" w:type="dxa"/>
          </w:tcPr>
          <w:p w14:paraId="63BC041B" w14:textId="77777777" w:rsidR="000C76B6" w:rsidRDefault="007F2873">
            <w:r>
              <w:rPr>
                <w:sz w:val="20"/>
              </w:rPr>
              <w:t>PASS</w:t>
            </w:r>
          </w:p>
        </w:tc>
      </w:tr>
      <w:tr w:rsidR="000C76B6" w14:paraId="75932D92" w14:textId="77777777">
        <w:trPr>
          <w:cantSplit/>
        </w:trPr>
        <w:tc>
          <w:tcPr>
            <w:tcW w:w="1337" w:type="dxa"/>
          </w:tcPr>
          <w:p w14:paraId="1040D449" w14:textId="77777777" w:rsidR="000C76B6" w:rsidRDefault="007F2873">
            <w:r>
              <w:rPr>
                <w:sz w:val="20"/>
              </w:rPr>
              <w:t>Boundedness</w:t>
            </w:r>
          </w:p>
        </w:tc>
        <w:tc>
          <w:tcPr>
            <w:tcW w:w="1337" w:type="dxa"/>
          </w:tcPr>
          <w:p w14:paraId="221CA35A" w14:textId="77777777" w:rsidR="000C76B6" w:rsidRDefault="007F2873">
            <w:del w:id="90426" w:author="Claude (corrected analyses)" w:date="2026-09-23T12:00:00Z">
              <w:r>
                <w:rPr>
                  <w:sz w:val="20"/>
                </w:rPr>
                <w:delText xml:space="preserve">All 28</w:delText>
              </w:r>
            </w:del>
            <w:ins w:id="90427" w:author="Claude (corrected analyses)" w:date="2026-09-23T12:00:00Z">
              <w:r>
                <w:rPr>
                  <w:sz w:val="20"/>
                </w:rPr>
                <w:t xml:space="preserve">PD</w:t>
              </w:r>
            </w:ins>
            <w:r>
              <w:rPr>
                <w:sz w:val="20"/>
              </w:rPr>
              <w:t xml:space="preserve"> states in [0,1]</w:t>
            </w:r>
            <w:ins w:id="90425" w:author="Claude (corrected analyses)" w:date="2026-09-23T12:00:00Z">
              <w:r>
                <w:rPr>
                  <w:sz w:val="20"/>
                </w:rPr>
                <w:t xml:space="preserve">; PK amounts ≥ 0</w:t>
              </w:r>
            </w:ins>
          </w:p>
        </w:tc>
        <w:tc>
          <w:tcPr>
            <w:tcW w:w="1337" w:type="dxa"/>
          </w:tcPr>
          <w:p w14:paraId="3FB37B54" w14:textId="77777777" w:rsidR="000C76B6" w:rsidRDefault="007F2873">
            <w:r>
              <w:rPr>
                <w:sz w:val="20"/>
              </w:rPr>
              <w:t>Physical constraint</w:t>
            </w:r>
          </w:p>
        </w:tc>
        <w:tc>
          <w:tcPr>
            <w:tcW w:w="1337" w:type="dxa"/>
          </w:tcPr>
          <w:p w14:paraId="638F11DE" w14:textId="77777777" w:rsidR="000C76B6" w:rsidRDefault="007F2873">
            <w:r>
              <w:rPr>
                <w:sz w:val="20"/>
              </w:rPr>
              <w:t>[0, 1]</w:t>
            </w:r>
          </w:p>
        </w:tc>
        <w:tc>
          <w:tcPr>
            <w:tcW w:w="1337" w:type="dxa"/>
          </w:tcPr>
          <w:p w14:paraId="02AD4F03" w14:textId="77777777" w:rsidR="000C76B6" w:rsidRDefault="007F2873">
            <w:r>
              <w:rPr>
                <w:sz w:val="20"/>
              </w:rPr>
              <w:t>All pass</w:t>
            </w:r>
          </w:p>
        </w:tc>
        <w:tc>
          <w:tcPr>
            <w:tcW w:w="1337" w:type="dxa"/>
          </w:tcPr>
          <w:p w14:paraId="4DBCE601" w14:textId="77777777" w:rsidR="000C76B6" w:rsidRDefault="007F2873">
            <w:r>
              <w:rPr>
                <w:sz w:val="20"/>
              </w:rPr>
              <w:t>Model property</w:t>
            </w:r>
          </w:p>
        </w:tc>
        <w:tc>
          <w:tcPr>
            <w:tcW w:w="1337" w:type="dxa"/>
          </w:tcPr>
          <w:p w14:paraId="62D08BE1" w14:textId="77777777" w:rsidR="000C76B6" w:rsidRDefault="007F2873">
            <w:r>
              <w:rPr>
                <w:sz w:val="20"/>
              </w:rPr>
              <w:t>PASS</w:t>
            </w:r>
          </w:p>
        </w:tc>
      </w:tr>
      <w:tr w:rsidR="000C76B6" w14:paraId="510A0932" w14:textId="77777777">
        <w:trPr>
          <w:cantSplit/>
        </w:trPr>
        <w:tc>
          <w:tcPr>
            <w:tcW w:w="1337" w:type="dxa"/>
          </w:tcPr>
          <w:p w14:paraId="2A483D64" w14:textId="77777777" w:rsidR="000C76B6" w:rsidRDefault="007F2873">
            <w:r>
              <w:rPr>
                <w:sz w:val="20"/>
              </w:rPr>
              <w:t>Healthy baseline</w:t>
            </w:r>
          </w:p>
        </w:tc>
        <w:tc>
          <w:tcPr>
            <w:tcW w:w="1337" w:type="dxa"/>
          </w:tcPr>
          <w:p w14:paraId="3067E8D7" w14:textId="77777777" w:rsidR="000C76B6" w:rsidRDefault="007F2873">
            <w:r>
              <w:rPr>
                <w:sz w:val="20"/>
              </w:rPr>
              <w:t>DA_neuron &gt; 0.99 at 50d</w:t>
            </w:r>
          </w:p>
        </w:tc>
        <w:tc>
          <w:tcPr>
            <w:tcW w:w="1337" w:type="dxa"/>
          </w:tcPr>
          <w:p w14:paraId="1D5C4CD6" w14:textId="77777777" w:rsidR="000C76B6" w:rsidRDefault="007F2873">
            <w:r>
              <w:rPr>
                <w:sz w:val="20"/>
              </w:rPr>
              <w:t>Physiological</w:t>
            </w:r>
          </w:p>
        </w:tc>
        <w:tc>
          <w:tcPr>
            <w:tcW w:w="1337" w:type="dxa"/>
          </w:tcPr>
          <w:p w14:paraId="78FC6137" w14:textId="77777777" w:rsidR="000C76B6" w:rsidRDefault="007F2873">
            <w:r>
              <w:rPr>
                <w:sz w:val="20"/>
              </w:rPr>
              <w:t>&gt;0.99</w:t>
            </w:r>
          </w:p>
        </w:tc>
        <w:tc>
          <w:tcPr>
            <w:tcW w:w="1337" w:type="dxa"/>
          </w:tcPr>
          <w:p w14:paraId="052A7305" w14:textId="77777777" w:rsidR="000C76B6" w:rsidRDefault="007F2873">
            <w:r>
              <w:rPr>
                <w:sz w:val="20"/>
              </w:rPr>
              <w:t xml:space="preserve">0.</w:t>
            </w:r>
            <w:del w:id="90428" w:author="Claude (corrected analyses)" w:date="2026-09-23T12:00:00Z">
              <w:r>
                <w:rPr>
                  <w:sz w:val="20"/>
                </w:rPr>
                <w:delText xml:space="preserve">994</w:delText>
              </w:r>
            </w:del>
            <w:ins w:id="90429" w:author="Claude (corrected analyses)" w:date="2026-09-23T12:00:00Z">
              <w:r>
                <w:rPr>
                  <w:sz w:val="20"/>
                </w:rPr>
                <w:t xml:space="preserve">989</w:t>
              </w:r>
            </w:ins>
          </w:p>
        </w:tc>
        <w:tc>
          <w:tcPr>
            <w:tcW w:w="1337" w:type="dxa"/>
          </w:tcPr>
          <w:p w14:paraId="488B39FE" w14:textId="77777777" w:rsidR="000C76B6" w:rsidRDefault="007F2873">
            <w:r>
              <w:rPr>
                <w:sz w:val="20"/>
              </w:rPr>
              <w:t>Model property</w:t>
            </w:r>
          </w:p>
        </w:tc>
        <w:tc>
          <w:tcPr>
            <w:tcW w:w="1337" w:type="dxa"/>
          </w:tcPr>
          <w:p w14:paraId="203CA170" w14:textId="77777777" w:rsidR="000C76B6" w:rsidRDefault="007F2873">
            <w:del w:id="90430" w:author="Claude (corrected analyses)" w:date="2026-09-23T12:00:00Z">
              <w:r>
                <w:rPr>
                  <w:sz w:val="20"/>
                </w:rPr>
                <w:delText>PASS</w:delText>
              </w:r>
            </w:del>
            <w:ins w:id="90431" w:author="Claude (corrected analyses)" w:date="2026-09-23T12:00:00Z">
              <w:r>
                <w:rPr>
                  <w:sz w:val="20"/>
                </w:rPr>
                <w:t xml:space="preserve">Not met (1.1% loss)</w:t>
              </w:r>
            </w:ins>
          </w:p>
        </w:tc>
      </w:tr>
    </w:tbl>
    <w:p>
      <w:pPr>
        <w:rPr>
          <w:ins w:id="90432" w:author="Claude (corrected analyses)" w:date="2026-09-23T12:00:00Z"/>
          <w:i/>
          <w:sz w:val="20"/>
          <w:szCs w:val="20"/>
        </w:rPr>
      </w:pPr>
      <w:ins w:id="90433" w:author="Claude (corrected analyses)" w:date="2026-09-23T12:00:00Z">
        <w:r>
          <w:rPr>
            <w:i/>
            <w:sz w:val="20"/>
            <w:szCs w:val="20"/>
          </w:rPr>
          <w:t xml:space="preserve">Complex I activity is shown as the absolute state and relative to the healthy simulation (0.484), the quantity comparable with ~49% of wild type. The TLR2 knockout reduction lies within the acceptance range but below the 23–45% literature range. Drug rescue: relative gain in DA neuron survival at 5 mg kg⁻¹ on day 35 (fraction of the disease-to-healthy gap rescued). The healthy baseline lost 1.1% of DA neurons over 50 days, narrowly missing the &gt;0.99 criterion.</w:t>
        </w:r>
      </w:ins>
    </w:p>
    <w:p w14:paraId="090FB642" w14:textId="77777777" w:rsidR="000C76B6" w:rsidRDefault="007F2873">
      <w:pPr>
        <w:pStyle w:val="Heading2"/>
      </w:pPr>
      <w:r>
        <w:rPr>
          <w:rFonts w:ascii="Times New Roman" w:hAnsi="Times New Roman"/>
        </w:rPr>
        <w:t>3.2 Three-Tier Biological Pathway Validation</w:t>
      </w:r>
    </w:p>
    <w:p w14:paraId="3ACFB574" w14:textId="77777777" w:rsidR="000C76B6" w:rsidRDefault="007F2873">
      <w:r>
        <w:t>In the absence of clinical efficacy data, model validity was assessed through a three-tier biological pathway validation framework comprising 18 independent checks that were not part of the calibration procedure.</w:t>
      </w:r>
    </w:p>
    <w:p w14:paraId="4D70F4D0" w14:textId="77777777" w:rsidR="000C76B6" w:rsidRDefault="007F2873">
      <w:r>
        <w:lastRenderedPageBreak/>
        <w:t xml:space="preserve">Tier 1 confirmed that all </w:t>
      </w:r>
      <w:r w:rsidR="00836F24">
        <w:t>seven-causal</w:t>
      </w:r>
      <w:r>
        <w:t xml:space="preserve"> links in the disease network produced correct directional responses. Disease modifiers reduced the CL functional ratio from 0.943 to 0.835 while α-synuclein oligomers rose from 0.055 to 0.368, consistent with CL-dependent stabilisation of native α-synuclein [16]. Complex I fell from 0.948 to 0.459, reproducing oligomer-mediated CI damage [30]. Mitochondrial ROS increased from 0.107 to 0.173, 62% above basal, matching electron-leak kinetics from impaired CI [32]. The bioenergetic cascade followed: mPTP opening rose from 0.019 to 0.080, membrane potential fell from 0.959 to 0.856, and ATP dropped from 0.943 to 0.698 [19]. Extracellular α-synuclein drove microglial activation from 0.128 to 0.359, with TNF rising from 0.203 to 0.418 [23]. PINK1 activation rose from 0.202 to 0.443 in response to depolarisation [20]. Mitochondrial damage accumulated from 0.066 to 0.264, reducing DA neuron survival </w:t>
      </w:r>
      <w:del w:id="90394" w:author="Claude (corrected analyses)" w:date="2026-09-23T12:00:00Z">
        <w:r>
          <w:delText xml:space="preserve">from 0.989 to 0.640</w:delText>
        </w:r>
      </w:del>
      <w:ins w:id="90395" w:author="Claude (corrected analyses)" w:date="2026-09-23T12:00:00Z">
        <w:r>
          <w:t xml:space="preserve">from 0.992 to 0.640</w:t>
        </w:r>
      </w:ins>
      <w:r>
        <w:t xml:space="preserve">. All seven checks passed.</w:t>
      </w:r>
    </w:p>
    <w:p w14:paraId="016CA8F5" w14:textId="77777777" w:rsidR="000C76B6" w:rsidRDefault="007F2873">
      <w:r>
        <w:t xml:space="preserve">Tier 2 tested six predictions of bevemipretide pharmacology against the preclinical mouse PD study [33]. At 5 mg kg⁻¹, the drug rescued </w:t>
      </w:r>
      <w:del w:id="90396" w:author="Claude (corrected analyses)" w:date="2026-09-23T12:00:00Z">
        <w:r>
          <w:delText xml:space="preserve">26.3%</w:delText>
        </w:r>
      </w:del>
      <w:ins w:id="90397" w:author="Claude (corrected analyses)" w:date="2026-09-23T12:00:00Z">
        <w:r>
          <w:t xml:space="preserve">26.0%</w:t>
        </w:r>
      </w:ins>
      <w:r>
        <w:t xml:space="preserve"> of the disease-to-healthy DA neuron gap. DA neuron survival, CL ratio, and α-synuclein oligomers improved monotonically from 0.5 to 5 mg kg⁻¹. Cardiolipin restoration reached 94.6% of the disease-to-healthy gap, α-synuclein oligomers fell by 33.5%, and motor score improved by 26.6%. Ablating the drug’s CL-specific term (k_drug = 0) eliminated the DA rescue, confirming that the neuroprotective effect operates entirely through the cardiolipin pathway. </w:t>
      </w:r>
      <w:del w:id="90398" w:author="Claude (corrected analyses)" w:date="2026-09-23T12:00:00Z">
        <w:r>
          <w:delText xml:space="preserve">All six checks passed.</w:delText>
        </w:r>
      </w:del>
      <w:ins w:id="90399" w:author="Claude (corrected analyses)" w:date="2026-09-23T12:00:00Z">
        <w:r>
          <w:t xml:space="preserve">Because k_drug was estimated from this study, these checks confirm consistency with the data used for estimation rather than independent prediction. All six checks passed.</w:t>
        </w:r>
      </w:ins>
    </w:p>
    <w:p w14:paraId="409A66DE" w14:textId="77777777" w:rsidR="000C76B6" w:rsidRDefault="007F2873">
      <w:r>
        <w:t xml:space="preserve">Tier 3 assessed five extrapolation behaviours beyond the 35-day calibration window. Over one year of simulated disease, DA neurons declined to 0.006 (99.4% loss) with a motor score of 0.784, crossing the Bernheimer threshold with severe motor </w:t>
      </w:r>
      <w:r w:rsidR="00B12E7A">
        <w:t>impairment [2]</w:t>
      </w:r>
      <w:r>
        <w:t xml:space="preserve">. DA survival decreased monotonically at 30-day (0.687), </w:t>
      </w:r>
      <w:del w:id="90400" w:author="Claude (corrected analyses)" w:date="2026-09-23T12:00:00Z">
        <w:r>
          <w:delText xml:space="preserve">90-day (0.292), 180-day (0.081)</w:delText>
        </w:r>
      </w:del>
      <w:ins w:id="90401" w:author="Claude (corrected analyses)" w:date="2026-09-23T12:00:00Z">
        <w:r>
          <w:t xml:space="preserve">90-day (0.291), 180-day (0.080)</w:t>
        </w:r>
      </w:ins>
      <w:r>
        <w:t xml:space="preserve">, and 365-day (0.006) checkpoints. Drug treatment slowed but did not halt progression: one-year DA survival </w:t>
      </w:r>
      <w:r>
        <w:lastRenderedPageBreak/>
        <w:t xml:space="preserve">was 0.079 under treatment versus 0.006 without, </w:t>
      </w:r>
      <w:del w:id="90402" w:author="Claude (corrected analyses)" w:date="2026-09-23T12:00:00Z">
        <w:r>
          <w:lastRenderedPageBreak/>
          <w:delText xml:space="preserve">against a healthy baseline of 0.989</w:delText>
        </w:r>
      </w:del>
      <w:ins w:id="90403" w:author="Claude (corrected analyses)" w:date="2026-09-23T12:00:00Z">
        <w:r>
          <w:t xml:space="preserve">against a healthy value of 0.920</w:t>
        </w:r>
      </w:ins>
      <w:r>
        <w:lastRenderedPageBreak/>
        <w:t xml:space="preserve">. </w:t>
      </w:r>
      <w:del w:id="90404" w:author="Claude (corrected analyses)" w:date="2026-09-23T12:00:00Z">
        <w:r>
          <w:lastRenderedPageBreak/>
          <w:delText xml:space="preserve">The coupled vicious cycle produced 6.7-fold α-synuclein amplification compared with standalone module predictions of approximately 1.5-fold, confirming emergent nonlinear behaviour from inter-module coupling.</w:delText>
        </w:r>
      </w:del>
      <w:ins w:id="90405" w:author="Claude (corrected analyses)" w:date="2026-09-23T12:00:00Z">
        <w:r>
          <w:t xml:space="preserve">In the coupled system, α-synuclein oligomers rose 6.7-fold over healthy levels, compared with approximately 1.5-fold when the α-synuclein module was simulated in isolation, indicating that inter-module coupling accounts for most of the elevation; this is a disease-to-healthy ratio, not a measured loop gain.</w:t>
        </w:r>
      </w:ins>
      <w:r>
        <w:lastRenderedPageBreak/>
        <w:t xml:space="preserve"> All five checks passed.</w:t>
      </w:r>
    </w:p>
    <w:p w14:paraId="7E691E66" w14:textId="77777777" w:rsidR="000C76B6" w:rsidRDefault="007F2873">
      <w:r>
        <w:t xml:space="preserve">In total, 18 of 18 independent biological pathway validation checks passed across the three tiers (7 pathway, 6 preclinical, 5 extrapolation), together with </w:t>
      </w:r>
      <w:del w:id="90406" w:author="Claude (corrected analyses)" w:date="2026-09-23T12:00:00Z">
        <w:r>
          <w:delText xml:space="preserve">boundedness verification of all 28 state variables</w:delText>
        </w:r>
      </w:del>
      <w:ins w:id="90407" w:author="Claude (corrected analyses)" w:date="2026-09-23T12:00:00Z">
        <w:r>
          <w:t xml:space="preserve">verification that pharmacodynamic states remained within [0, 1] and pharmacokinetic amounts non-negative</w:t>
        </w:r>
      </w:ins>
      <w:r>
        <w:t xml:space="preserve"> across four simulation scenarios and 8 healthy baseline consistency checks.</w:t>
      </w:r>
    </w:p>
    <w:p w14:paraId="21C02CDD" w14:textId="77777777" w:rsidR="000C76B6" w:rsidRDefault="007F2873">
      <w:pPr>
        <w:pStyle w:val="Heading2"/>
      </w:pPr>
      <w:r>
        <w:rPr>
          <w:rFonts w:ascii="Times New Roman" w:hAnsi="Times New Roman"/>
        </w:rPr>
        <w:t>3.3 Integrated Dynamics and the Vicious Cycle</w:t>
      </w:r>
    </w:p>
    <w:p w14:paraId="6485CCDC" w14:textId="77777777" w:rsidR="000C76B6" w:rsidRDefault="007F2873">
      <w:r>
        <w:t>Time-course simulations over 50 days in the mouse model demonstrated progressive divergence between healthy and disease states across all eight modules (</w:t>
      </w:r>
      <w:r w:rsidRPr="000D11CB">
        <w:rPr>
          <w:b/>
          <w:bCs/>
        </w:rPr>
        <w:t xml:space="preserve">Figure </w:t>
      </w:r>
      <w:r w:rsidR="0030734C">
        <w:rPr>
          <w:b/>
          <w:bCs/>
        </w:rPr>
        <w:t>3</w:t>
      </w:r>
      <w:r>
        <w:t>). In disease, CL functional ratio declined from 0.95 to 0.84, CI activity fell to 0.46, and mROS rose to 0.17</w:t>
      </w:r>
      <w:r w:rsidR="00D80437" w:rsidRPr="00D80437">
        <w:rPr>
          <w:rFonts w:cs="Times New Roman"/>
        </w:rPr>
        <w:t xml:space="preserve">, </w:t>
      </w:r>
      <w:r>
        <w:t>approximately 1.6-fold over basal. These upstream perturbations drove α-synuclein oligomer accumulation to 0.35 and microglial activation to 0.35, culminating in 48% DA neuron loss and a motor score of 0.24. High-dose bevemipretide partially reversed these changes in a dose-dependent manner, preserving CL ratio at 0.94 and DA neuron survival at 0.65.</w:t>
      </w:r>
    </w:p>
    <w:p w14:paraId="7C11050F" w14:textId="77777777" w:rsidR="000C76B6" w:rsidRDefault="007F2873">
      <w:del w:id="90093" w:author="Claude (corrected analyses)" w:date="2026-09-23T12:00:00Z">
        <w:r>
          <w:delText>The phase portrait (</w:delText>
        </w:r>
      </w:del>
      <w:del w:id="90094" w:author="Claude (corrected analyses)" w:date="2026-09-23T12:00:00Z">
        <w:r w:rsidRPr="0030734C">
          <w:rPr>
            <w:b/>
            <w:bCs/>
          </w:rPr>
          <w:delText>Figure 4</w:delText>
        </w:r>
      </w:del>
      <w:del w:id="90095" w:author="Claude (corrected analyses)" w:date="2026-09-23T12:00:00Z">
        <w:r>
          <w:delText xml:space="preserve">) revealed three distinct attractors in</w:delText>
        </w:r>
      </w:del>
      <w:ins w:id="90096" w:author="Claude (corrected analyses)" w:date="2026-09-23T12:00:00Z">
        <w:r>
          <w:t xml:space="preserve">Projections of the trajectories onto</w:t>
        </w:r>
      </w:ins>
      <w:r>
        <w:t xml:space="preserve"> CL ratio–α-synuclein state space</w:t>
      </w:r>
      <w:del w:id="90091" w:author="Claude (corrected analyses)" w:date="2026-09-23T12:00:00Z">
        <w:r>
          <w:delText xml:space="preserve">:</w:delText>
        </w:r>
      </w:del>
      <w:ins w:id="90092" w:author="Claude (corrected analyses)" w:date="2026-09-23T12:00:00Z">
        <w:r>
          <w:t xml:space="preserve"> (Figure 4) separated</w:t>
        </w:r>
      </w:ins>
      <w:r>
        <w:t xml:space="preserve"> a healthy </w:t>
      </w:r>
      <w:del w:id="90089" w:author="Claude (corrected analyses)" w:date="2026-09-23T12:00:00Z">
        <w:r>
          <w:delText xml:space="preserve">attractor</w:delText>
        </w:r>
      </w:del>
      <w:ins w:id="90090" w:author="Claude (corrected analyses)" w:date="2026-09-23T12:00:00Z">
        <w:r>
          <w:t xml:space="preserve">end state</w:t>
        </w:r>
      </w:ins>
      <w:r>
        <w:t xml:space="preserve"> (high CL, low α-synuclein), a disease </w:t>
      </w:r>
      <w:del w:id="90087" w:author="Claude (corrected analyses)" w:date="2026-09-23T12:00:00Z">
        <w:r>
          <w:delText xml:space="preserve">attractor</w:delText>
        </w:r>
      </w:del>
      <w:ins w:id="90088" w:author="Claude (corrected analyses)" w:date="2026-09-23T12:00:00Z">
        <w:r>
          <w:t xml:space="preserve">end state</w:t>
        </w:r>
      </w:ins>
      <w:r>
        <w:t xml:space="preserve"> (low CL, high α-synuclein), and an intermediate drug-</w:t>
      </w:r>
      <w:del w:id="90085" w:author="Claude (corrected analyses)" w:date="2026-09-23T12:00:00Z">
        <w:r>
          <w:delText xml:space="preserve">rescued</w:delText>
        </w:r>
      </w:del>
      <w:ins w:id="90086" w:author="Claude (corrected analyses)" w:date="2026-09-23T12:00:00Z">
        <w:r>
          <w:t xml:space="preserve">treated</w:t>
        </w:r>
      </w:ins>
      <w:r>
        <w:t xml:space="preserve"> state, with the drug trajectory initially tracking the disease path before diverging</w:t>
      </w:r>
      <w:del w:id="90083" w:author="Claude (corrected analyses)" w:date="2026-09-23T12:00:00Z">
        <w:r>
          <w:delText xml:space="preserve"> toward the rescued attractor</w:delText>
        </w:r>
      </w:del>
      <w:ins w:id="90084" w:author="Claude (corrected analyses)" w:date="2026-09-23T12:00:00Z">
        <w:r>
          <w:t xml:space="preserve">. Because these runs use different parameters or dosing, and neuron loss continues in all of them, the end states are not attractors of a single dynamical system</w:t>
        </w:r>
      </w:ins>
      <w:r>
        <w:t xml:space="preserve">. The cascade propagation timeline (</w:t>
      </w:r>
      <w:r w:rsidRPr="00DD4AC0">
        <w:rPr>
          <w:b/>
          <w:bCs/>
        </w:rPr>
        <w:t>Figure S3B</w:t>
      </w:r>
      <w:r>
        <w:t>) showed that CI dysfunction and α-synuclein aggregation were the earliest events (onset within 2–3 days), followed by downstream ATP depletion, membrane depolarisation, and motor impairment.</w:t>
      </w:r>
    </w:p>
    <w:p w14:paraId="33FC1B4B" w14:textId="77777777" w:rsidR="000C76B6" w:rsidRDefault="007F2873">
      <w:pPr>
        <w:pStyle w:val="Heading2"/>
      </w:pPr>
      <w:r>
        <w:rPr>
          <w:rFonts w:ascii="Times New Roman" w:hAnsi="Times New Roman"/>
        </w:rPr>
        <w:lastRenderedPageBreak/>
        <w:t>3.4 Multi-Pathway Death Decomposition</w:t>
      </w:r>
    </w:p>
    <w:p w14:paraId="69AFD60C" w14:textId="77777777" w:rsidR="000C76B6" w:rsidRDefault="007F2873">
      <w:del w:id="90107" w:author="Claude (corrected analyses)" w:date="2026-09-23T12:00:00Z">
        <w:r>
          <w:delText xml:space="preserve">Decomposition of the total death rate</w:delText>
        </w:r>
      </w:del>
      <w:ins w:id="90108" w:author="Claude (corrected analyses)" w:date="2026-09-23T12:00:00Z">
        <w:r>
          <w:t xml:space="preserve">Cumulative decomposition of neuronal loss</w:t>
        </w:r>
      </w:ins>
      <w:r>
        <w:t xml:space="preserve"> into its three constituent pathways (</w:t>
      </w:r>
      <w:r w:rsidRPr="00913FEF">
        <w:rPr>
          <w:b/>
          <w:bCs/>
        </w:rPr>
        <w:t>Figure S2A</w:t>
      </w:r>
      <w:r>
        <w:t xml:space="preserve">) </w:t>
      </w:r>
      <w:del w:id="90105" w:author="Claude (corrected analyses)" w:date="2026-09-23T12:00:00Z">
        <w:r>
          <w:delText xml:space="preserve">showed that mitochondrial damage accounted for</w:delText>
        </w:r>
      </w:del>
      <w:ins w:id="90106" w:author="Claude (corrected analyses)" w:date="2026-09-23T12:00:00Z">
        <w:r>
          <w:t xml:space="preserve">attributed</w:t>
        </w:r>
      </w:ins>
      <w:r>
        <w:t xml:space="preserve"> approximately 63% of disease-state </w:t>
      </w:r>
      <w:del w:id="90103" w:author="Claude (corrected analyses)" w:date="2026-09-23T12:00:00Z">
        <w:r>
          <w:delText xml:space="preserve">neuronal death</w:delText>
        </w:r>
      </w:del>
      <w:ins w:id="90104" w:author="Claude (corrected analyses)" w:date="2026-09-23T12:00:00Z">
        <w:r>
          <w:t xml:space="preserve">loss</w:t>
        </w:r>
      </w:ins>
      <w:r>
        <w:t xml:space="preserve"> at 35 days</w:t>
      </w:r>
      <w:ins w:id="90102" w:author="Claude (corrected analyses)" w:date="2026-09-23T12:00:00Z">
        <w:r>
          <w:t xml:space="preserve"> to mitochondrial damage</w:t>
        </w:r>
      </w:ins>
      <w:r>
        <w:t xml:space="preserve">, with neuroinflammation (12%) and proteotoxicity (25%) contributing the remaining 37%</w:t>
      </w:r>
      <w:del w:id="90100" w:author="Claude (corrected analyses)" w:date="2026-09-23T12:00:00Z">
        <w:r>
          <w:delText xml:space="preserve">; under drug treatment, the</w:delText>
        </w:r>
      </w:del>
      <w:ins w:id="90101" w:author="Claude (corrected analyses)" w:date="2026-09-23T12:00:00Z">
        <w:r>
          <w:t xml:space="preserve">. At 5 mg kg⁻¹, cumulative</w:t>
        </w:r>
      </w:ins>
      <w:r>
        <w:t xml:space="preserve"> mitochondrial </w:t>
      </w:r>
      <w:del w:id="90098" w:author="Claude (corrected analyses)" w:date="2026-09-23T12:00:00Z">
        <w:r>
          <w:delText xml:space="preserve">component was substantially reduced while the non-mitochondrial pathways persisted. The disease fingerprint radar chart</w:delText>
        </w:r>
      </w:del>
      <w:ins w:id="90099" w:author="Claude (corrected analyses)" w:date="2026-09-23T12:00:00Z">
        <w:r>
          <w:t xml:space="preserve">loss at 35 days fell by 33%, and neuroinflammatory and proteotoxic loss fell by 16% and 10%, because lower oligomer and cytokine levels reduce those hazards indirectly</w:t>
        </w:r>
      </w:ins>
      <w:r>
        <w:t xml:space="preserve"> (</w:t>
      </w:r>
      <w:r w:rsidRPr="00913FEF">
        <w:rPr>
          <w:b/>
          <w:bCs/>
        </w:rPr>
        <w:t>Figure S2B</w:t>
      </w:r>
      <w:r>
        <w:t xml:space="preserve">)</w:t>
      </w:r>
      <w:del w:id="90097" w:author="Claude (corrected analyses)" w:date="2026-09-23T12:00:00Z">
        <w:r>
          <w:delText xml:space="preserve"> illustrated the multi-dimensional nature of the pathology: disease contracted the fingerprint across all eight axes, while drug treatment selectively expanded the mitochondria-related axes (CL integrity, CI activity, ATP, membrane potential) with less effect on inflammation-related measures</w:delText>
        </w:r>
      </w:del>
      <w:r>
        <w:t xml:space="preserve">.</w:t>
      </w:r>
    </w:p>
    <w:p w14:paraId="19B38758" w14:textId="77777777" w:rsidR="000C76B6" w:rsidRDefault="007F2873">
      <w:pPr>
        <w:pStyle w:val="Heading2"/>
      </w:pPr>
      <w:r>
        <w:rPr>
          <w:rFonts w:ascii="Times New Roman" w:hAnsi="Times New Roman"/>
        </w:rPr>
        <w:t>3.5 Sensitivity Analysis</w:t>
      </w:r>
    </w:p>
    <w:p w14:paraId="175BED8C" w14:textId="77777777" w:rsidR="000C76B6" w:rsidRDefault="007F2873">
      <w:r>
        <w:t>The OAT tornado diagram identified k_agg, k_ROS_basal, CI_max, and k_SOD2 as the top drivers of DA neuron survival under ±50% perturbation (</w:t>
      </w:r>
      <w:ins w:id="90132" w:author="Claude (corrected analyses)" w:date="2026-09-23T12:00:00Z">
        <w:r>
          <w:t xml:space="preserve">Table 3). Sobol decomposition over the same ±50% ranges (</w:t>
        </w:r>
      </w:ins>
      <w:r w:rsidRPr="00913FEF">
        <w:rPr>
          <w:b/>
          <w:bCs/>
        </w:rPr>
        <w:t xml:space="preserve">Figure </w:t>
      </w:r>
      <w:del w:id="90130" w:author="Claude (corrected analyses)" w:date="2026-09-23T12:00:00Z">
        <w:r w:rsidRPr="00913FEF">
          <w:rPr>
            <w:b/>
            <w:bCs/>
          </w:rPr>
          <w:delText xml:space="preserve">S1A</w:delText>
        </w:r>
      </w:del>
      <w:ins w:id="90131" w:author="Claude (corrected analyses)" w:date="2026-09-23T12:00:00Z">
        <w:r>
          <w:rPr>
            <w:b/>
            <w:bCs/>
          </w:rPr>
          <w:t xml:space="preserve">S1</w:t>
        </w:r>
      </w:ins>
      <w:r>
        <w:t xml:space="preserve">, </w:t>
      </w:r>
      <w:r w:rsidRPr="00913FEF">
        <w:rPr>
          <w:b/>
          <w:bCs/>
        </w:rPr>
        <w:t xml:space="preserve">Table </w:t>
      </w:r>
      <w:r w:rsidR="000D11A3" w:rsidRPr="00913FEF">
        <w:rPr>
          <w:rFonts w:cs="Times New Roman"/>
          <w:b/>
          <w:bCs/>
        </w:rPr>
        <w:t>3</w:t>
      </w:r>
      <w:r>
        <w:t xml:space="preserve">)</w:t>
      </w:r>
      <w:del w:id="90128" w:author="Claude (corrected analyses)" w:date="2026-09-23T12:00:00Z">
        <w:r>
          <w:delText xml:space="preserve">. The Sobol decomposition confirmed that</w:delText>
        </w:r>
      </w:del>
      <w:ins w:id="90129" w:author="Claude (corrected analyses)" w:date="2026-09-23T12:00:00Z">
        <w:r>
          <w:t xml:space="preserve"> ranked k_SOD2 (S_T = 0.32) and</w:t>
        </w:r>
      </w:ins>
      <w:r>
        <w:t xml:space="preserve"> k_ROS_basal </w:t>
      </w:r>
      <w:del w:id="90126" w:author="Claude (corrected analyses)" w:date="2026-09-23T12:00:00Z">
        <w:r>
          <w:delText xml:space="preserve">dominated both endpoints</w:delText>
        </w:r>
      </w:del>
      <w:ins w:id="90127" w:author="Claude (corrected analyses)" w:date="2026-09-23T12:00:00Z">
        <w:r>
          <w:t xml:space="preserve">(S_T = 0.29) highest for DA neuron survival</w:t>
        </w:r>
      </w:ins>
      <w:r>
        <w:t xml:space="preserve">, with </w:t>
      </w:r>
      <w:del w:id="90124" w:author="Claude (corrected analyses)" w:date="2026-09-23T12:00:00Z">
        <w:r>
          <w:delText xml:space="preserve">63% of its</w:delText>
        </w:r>
      </w:del>
      <w:ins w:id="90125" w:author="Claude (corrected analyses)" w:date="2026-09-23T12:00:00Z">
        <w:r>
          <w:t xml:space="preserve">overlapping bootstrap intervals and roughly half of their</w:t>
        </w:r>
      </w:ins>
      <w:r>
        <w:t xml:space="preserve"> influence mediated through parameter interactions</w:t>
      </w:r>
      <w:del w:id="90120" w:author="Claude (corrected analyses)" w:date="2026-09-23T12:00:00Z">
        <w:r>
          <w:delText xml:space="preserve"> rather than direct effects (</w:delText>
        </w:r>
      </w:del>
      <w:del w:id="90121" w:author="Claude (corrected analyses)" w:date="2026-09-23T12:00:00Z">
        <w:r w:rsidRPr="00913FEF">
          <w:rPr>
            <w:b/>
            <w:bCs/>
          </w:rPr>
          <w:delText>Figure S1B</w:delText>
        </w:r>
      </w:del>
      <w:del w:id="90122" w:author="Claude (corrected analyses)" w:date="2026-09-23T12:00:00Z">
        <w:r>
          <w:delText xml:space="preserve">).</w:delText>
        </w:r>
      </w:del>
      <w:ins w:id="90123" w:author="Claude (corrected analyses)" w:date="2026-09-23T12:00:00Z">
        <w:r>
          <w:t xml:space="preserve">, followed by</w:t>
        </w:r>
      </w:ins>
      <w:r>
        <w:t xml:space="preserve"> K_mPTP </w:t>
      </w:r>
      <w:del w:id="90118" w:author="Claude (corrected analyses)" w:date="2026-09-23T12:00:00Z">
        <w:r>
          <w:delText xml:space="preserve">was almost purely</w:delText>
        </w:r>
      </w:del>
      <w:ins w:id="90119" w:author="Claude (corrected analyses)" w:date="2026-09-23T12:00:00Z">
        <w:r>
          <w:t xml:space="preserve">(S_T = 0.23), whose influence was largely</w:t>
        </w:r>
      </w:ins>
      <w:r>
        <w:t xml:space="preserve"> interactive (S_1 </w:t>
      </w:r>
      <w:del w:id="90116" w:author="Claude (corrected analyses)" w:date="2026-09-23T12:00:00Z">
        <w:r>
          <w:delText xml:space="preserve">≈ 0</w:delText>
        </w:r>
      </w:del>
      <w:ins w:id="90117" w:author="Claude (corrected analyses)" w:date="2026-09-23T12:00:00Z">
        <w:r>
          <w:t xml:space="preserve">= 0.06</w:t>
        </w:r>
      </w:ins>
      <w:r>
        <w:t xml:space="preserve">), consistent with its role as a threshold switch</w:t>
      </w:r>
      <w:del w:id="90114" w:author="Claude (corrected analyses)" w:date="2026-09-23T12:00:00Z">
        <w:r>
          <w:delText xml:space="preserve"> (Table 3). Collectively,</w:delText>
        </w:r>
      </w:del>
      <w:ins w:id="90115" w:author="Claude (corrected analyses)" w:date="2026-09-23T12:00:00Z">
        <w:r>
          <w:t xml:space="preserve">. For motor score, the threshold of the motor mapping (K_motor, S_T = 0.44) dominated, followed by k_SOD2 and k_ROS_basal.</w:t>
        </w:r>
      </w:ins>
      <w:r>
        <w:t xml:space="preserve"> ROS module parameters </w:t>
      </w:r>
      <w:del w:id="90112" w:author="Claude (corrected analyses)" w:date="2026-09-23T12:00:00Z">
        <w:r>
          <w:delText xml:space="preserve">(k_ROS_basal, k_SOD2, k_shunt)</w:delText>
        </w:r>
      </w:del>
      <w:ins w:id="90113" w:author="Claude (corrected analyses)" w:date="2026-09-23T12:00:00Z">
        <w:r>
          <w:t xml:space="preserve">therefore</w:t>
        </w:r>
      </w:ins>
      <w:r>
        <w:t xml:space="preserve"> dominated </w:t>
      </w:r>
      <w:del w:id="90110" w:author="Claude (corrected analyses)" w:date="2026-09-23T12:00:00Z">
        <w:r>
          <w:delText xml:space="preserve">both endpoints</w:delText>
        </w:r>
      </w:del>
      <w:ins w:id="90111" w:author="Claude (corrected analyses)" w:date="2026-09-23T12:00:00Z">
        <w:r>
          <w:t xml:space="preserve">DA neuron survival</w:t>
        </w:r>
      </w:ins>
      <w:r>
        <w:t xml:space="preserve">, confirming oxidative stress as the primary amplifier within the vicious cycle</w:t>
      </w:r>
      <w:ins w:id="90109" w:author="Claude (corrected analyses)" w:date="2026-09-23T12:00:00Z">
        <w:r>
          <w:t xml:space="preserve">, whereas the motor endpoint also depended strongly on its mapping from neuron loss</w:t>
        </w:r>
      </w:ins>
      <w:r>
        <w:t xml:space="preserve">.</w:t>
      </w:r>
    </w:p>
    <w:p w14:paraId="3CB4DEA3" w14:textId="77777777" w:rsidR="000C76B6" w:rsidRDefault="007F2873">
      <w:pPr>
        <w:keepNext/>
      </w:pPr>
      <w:r w:rsidRPr="00913FEF">
        <w:rPr>
          <w:b/>
          <w:bCs/>
          <w:i/>
        </w:rPr>
        <w:t xml:space="preserve">Table </w:t>
      </w:r>
      <w:r w:rsidR="000D11A3" w:rsidRPr="00913FEF">
        <w:rPr>
          <w:rFonts w:cs="Times New Roman"/>
          <w:b/>
          <w:bCs/>
          <w:i/>
        </w:rPr>
        <w:t>3</w:t>
      </w:r>
      <w:r w:rsidRPr="00913FEF">
        <w:rPr>
          <w:b/>
          <w:bCs/>
          <w:i/>
        </w:rPr>
        <w:t>.</w:t>
      </w:r>
      <w:r>
        <w:rPr>
          <w:i/>
        </w:rPr>
        <w:t xml:space="preserve"> </w:t>
      </w:r>
      <w:r w:rsidRPr="00913FEF">
        <w:rPr>
          <w:i/>
          <w:sz w:val="20"/>
          <w:szCs w:val="20"/>
        </w:rPr>
        <w:t>Sensitivity analysis: top 10 parameters ranked by three methods.</w:t>
      </w:r>
    </w:p>
    <w:tbl>
      <w:tblPr>
        <w:tblStyle w:val="TableGrid"/>
        <w:tblW w:w="0" w:type="auto"/>
        <w:tblLook w:val="04A0" w:firstRow="1" w:lastRow="0" w:firstColumn="1" w:lastColumn="0" w:noHBand="0" w:noVBand="1"/>
      </w:tblPr>
      <w:tblGrid>
        <w:gridCol w:w="1872"/>
        <w:gridCol w:w="1872"/>
        <w:gridCol w:w="1872"/>
        <w:gridCol w:w="1872"/>
        <w:gridCol w:w="1872"/>
      </w:tblGrid>
      <w:tr w:rsidR="000C76B6" w14:paraId="57C4CC1D" w14:textId="77777777">
        <w:trPr>
          <w:cantSplit/>
          <w:tblHeader/>
        </w:trPr>
        <w:tc>
          <w:tcPr>
            <w:tcW w:w="1872" w:type="dxa"/>
          </w:tcPr>
          <w:p w14:paraId="01CDF7B3" w14:textId="77777777" w:rsidR="000C76B6" w:rsidRDefault="007F2873">
            <w:pPr>
              <w:keepNext/>
            </w:pPr>
            <w:r>
              <w:rPr>
                <w:sz w:val="20"/>
              </w:rPr>
              <w:t>Rank</w:t>
            </w:r>
          </w:p>
        </w:tc>
        <w:tc>
          <w:tcPr>
            <w:tcW w:w="1872" w:type="dxa"/>
          </w:tcPr>
          <w:p w14:paraId="55A43164" w14:textId="77777777" w:rsidR="000C76B6" w:rsidRDefault="007F2873">
            <w:pPr>
              <w:keepNext/>
            </w:pPr>
            <w:r>
              <w:rPr>
                <w:sz w:val="20"/>
              </w:rPr>
              <w:t>OAT Tornado</w:t>
            </w:r>
            <w:r>
              <w:rPr>
                <w:sz w:val="20"/>
              </w:rPr>
              <w:br/>
              <w:t>(DA neuron, ±50%)</w:t>
            </w:r>
          </w:p>
        </w:tc>
        <w:tc>
          <w:tcPr>
            <w:tcW w:w="1872" w:type="dxa"/>
          </w:tcPr>
          <w:p w14:paraId="1707BF58" w14:textId="77777777" w:rsidR="000C76B6" w:rsidRDefault="007F2873">
            <w:pPr>
              <w:keepNext/>
            </w:pPr>
            <w:r>
              <w:rPr>
                <w:sz w:val="20"/>
              </w:rPr>
              <w:t>Morris μ*</w:t>
            </w:r>
            <w:r>
              <w:rPr>
                <w:sz w:val="20"/>
              </w:rPr>
              <w:br/>
              <w:t>(DA neuron)</w:t>
            </w:r>
          </w:p>
        </w:tc>
        <w:tc>
          <w:tcPr>
            <w:tcW w:w="1872" w:type="dxa"/>
          </w:tcPr>
          <w:p w14:paraId="1F4460AC" w14:textId="77777777" w:rsidR="000C76B6" w:rsidRDefault="007F2873">
            <w:pPr>
              <w:keepNext/>
            </w:pPr>
            <w:r>
              <w:rPr>
                <w:sz w:val="20"/>
              </w:rPr>
              <w:t>Sobol S_T</w:t>
            </w:r>
            <w:r>
              <w:rPr>
                <w:sz w:val="20"/>
              </w:rPr>
              <w:br/>
              <w:t>(DA neuron)</w:t>
            </w:r>
          </w:p>
        </w:tc>
        <w:tc>
          <w:tcPr>
            <w:tcW w:w="1872" w:type="dxa"/>
          </w:tcPr>
          <w:p w14:paraId="1D3D67D3" w14:textId="77777777" w:rsidR="000C76B6" w:rsidRDefault="007F2873">
            <w:pPr>
              <w:keepNext/>
            </w:pPr>
            <w:r>
              <w:rPr>
                <w:sz w:val="20"/>
              </w:rPr>
              <w:t>Sobol S_T</w:t>
            </w:r>
            <w:r>
              <w:rPr>
                <w:sz w:val="20"/>
              </w:rPr>
              <w:br/>
              <w:t>(Motor score)</w:t>
            </w:r>
          </w:p>
        </w:tc>
      </w:tr>
      <w:tr w:rsidR="000C76B6" w14:paraId="4E0F6F5C" w14:textId="77777777">
        <w:trPr>
          <w:cantSplit/>
        </w:trPr>
        <w:tc>
          <w:tcPr>
            <w:tcW w:w="1872" w:type="dxa"/>
          </w:tcPr>
          <w:p w14:paraId="33D752CC" w14:textId="77777777" w:rsidR="000C76B6" w:rsidRDefault="007F2873">
            <w:r>
              <w:rPr>
                <w:sz w:val="20"/>
              </w:rPr>
              <w:t>1</w:t>
            </w:r>
          </w:p>
        </w:tc>
        <w:tc>
          <w:tcPr>
            <w:tcW w:w="1872" w:type="dxa"/>
          </w:tcPr>
          <w:p w14:paraId="669022EA" w14:textId="77777777" w:rsidR="000C76B6" w:rsidRDefault="007F2873">
            <w:r>
              <w:rPr>
                <w:sz w:val="20"/>
              </w:rPr>
              <w:t>k_agg (49%)</w:t>
            </w:r>
          </w:p>
        </w:tc>
        <w:tc>
          <w:tcPr>
            <w:tcW w:w="1872" w:type="dxa"/>
          </w:tcPr>
          <w:p w14:paraId="42985DCC" w14:textId="77777777" w:rsidR="000C76B6" w:rsidRDefault="007F2873">
            <w:r>
              <w:rPr>
                <w:sz w:val="20"/>
              </w:rPr>
              <w:t>CI_max (0.31)</w:t>
            </w:r>
          </w:p>
        </w:tc>
        <w:tc>
          <w:tcPr>
            <w:tcW w:w="1872" w:type="dxa"/>
          </w:tcPr>
          <w:p w14:paraId="6A533F70" w14:textId="77777777" w:rsidR="000C76B6" w:rsidRDefault="007F2873">
            <w:del w:id="90436" w:author="Claude (corrected analyses)" w:date="2026-09-23T12:00:00Z">
              <w:r>
                <w:rPr>
                  <w:sz w:val="20"/>
                </w:rPr>
                <w:delText xml:space="preserve">k_ROS_basal</w:delText>
              </w:r>
            </w:del>
            <w:ins w:id="90437" w:author="Claude (corrected analyses)" w:date="2026-09-23T12:00:00Z">
              <w:r>
                <w:rPr>
                  <w:sz w:val="20"/>
                </w:rPr>
                <w:t xml:space="preserve">k_SOD2</w:t>
              </w:r>
            </w:ins>
            <w:r>
              <w:rPr>
                <w:sz w:val="20"/>
              </w:rPr>
              <w:t xml:space="preserve"> (0.</w:t>
            </w:r>
            <w:del w:id="90434" w:author="Claude (corrected analyses)" w:date="2026-09-23T12:00:00Z">
              <w:r>
                <w:rPr>
                  <w:sz w:val="20"/>
                </w:rPr>
                <w:delText xml:space="preserve">50</w:delText>
              </w:r>
            </w:del>
            <w:ins w:id="90435" w:author="Claude (corrected analyses)" w:date="2026-09-23T12:00:00Z">
              <w:r>
                <w:rPr>
                  <w:sz w:val="20"/>
                </w:rPr>
                <w:t xml:space="preserve">32</w:t>
              </w:r>
            </w:ins>
            <w:r>
              <w:rPr>
                <w:sz w:val="20"/>
              </w:rPr>
              <w:t xml:space="preserve">)</w:t>
            </w:r>
          </w:p>
        </w:tc>
        <w:tc>
          <w:tcPr>
            <w:tcW w:w="1872" w:type="dxa"/>
          </w:tcPr>
          <w:p w14:paraId="16B58DD9" w14:textId="77777777" w:rsidR="000C76B6" w:rsidRDefault="007F2873">
            <w:del w:id="90440" w:author="Claude (corrected analyses)" w:date="2026-09-23T12:00:00Z">
              <w:r>
                <w:rPr>
                  <w:sz w:val="20"/>
                </w:rPr>
                <w:delText xml:space="preserve">k_ROS_basal</w:delText>
              </w:r>
            </w:del>
            <w:ins w:id="90441" w:author="Claude (corrected analyses)" w:date="2026-09-23T12:00:00Z">
              <w:r>
                <w:rPr>
                  <w:sz w:val="20"/>
                </w:rPr>
                <w:t xml:space="preserve">K_motor</w:t>
              </w:r>
            </w:ins>
            <w:r>
              <w:rPr>
                <w:sz w:val="20"/>
              </w:rPr>
              <w:t xml:space="preserve"> (0.</w:t>
            </w:r>
            <w:del w:id="90438" w:author="Claude (corrected analyses)" w:date="2026-09-23T12:00:00Z">
              <w:r>
                <w:rPr>
                  <w:sz w:val="20"/>
                </w:rPr>
                <w:delText xml:space="preserve">40</w:delText>
              </w:r>
            </w:del>
            <w:ins w:id="90439" w:author="Claude (corrected analyses)" w:date="2026-09-23T12:00:00Z">
              <w:r>
                <w:rPr>
                  <w:sz w:val="20"/>
                </w:rPr>
                <w:t xml:space="preserve">44</w:t>
              </w:r>
            </w:ins>
            <w:r>
              <w:rPr>
                <w:sz w:val="20"/>
              </w:rPr>
              <w:t xml:space="preserve">)</w:t>
            </w:r>
          </w:p>
        </w:tc>
      </w:tr>
      <w:tr w:rsidR="000C76B6" w14:paraId="2954C4F2" w14:textId="77777777">
        <w:trPr>
          <w:cantSplit/>
        </w:trPr>
        <w:tc>
          <w:tcPr>
            <w:tcW w:w="1872" w:type="dxa"/>
          </w:tcPr>
          <w:p w14:paraId="412FF8BC" w14:textId="77777777" w:rsidR="000C76B6" w:rsidRDefault="007F2873">
            <w:r>
              <w:rPr>
                <w:sz w:val="20"/>
              </w:rPr>
              <w:t>2</w:t>
            </w:r>
          </w:p>
        </w:tc>
        <w:tc>
          <w:tcPr>
            <w:tcW w:w="1872" w:type="dxa"/>
          </w:tcPr>
          <w:p w14:paraId="686615BE" w14:textId="77777777" w:rsidR="000C76B6" w:rsidRDefault="007F2873">
            <w:r>
              <w:rPr>
                <w:sz w:val="20"/>
              </w:rPr>
              <w:t>k_ROS_basal (49%)</w:t>
            </w:r>
          </w:p>
        </w:tc>
        <w:tc>
          <w:tcPr>
            <w:tcW w:w="1872" w:type="dxa"/>
          </w:tcPr>
          <w:p w14:paraId="2F5D04DF" w14:textId="77777777" w:rsidR="000C76B6" w:rsidRDefault="007F2873">
            <w:r>
              <w:rPr>
                <w:sz w:val="20"/>
              </w:rPr>
              <w:t>k_ROS_basal (0.27)</w:t>
            </w:r>
          </w:p>
        </w:tc>
        <w:tc>
          <w:tcPr>
            <w:tcW w:w="1872" w:type="dxa"/>
          </w:tcPr>
          <w:p w14:paraId="1E90B99A" w14:textId="77777777" w:rsidR="000C76B6" w:rsidRDefault="007F2873">
            <w:del w:id="90444" w:author="Claude (corrected analyses)" w:date="2026-09-23T12:00:00Z">
              <w:r>
                <w:rPr>
                  <w:sz w:val="20"/>
                </w:rPr>
                <w:delText xml:space="preserve">K_mPTP</w:delText>
              </w:r>
            </w:del>
            <w:ins w:id="90445" w:author="Claude (corrected analyses)" w:date="2026-09-23T12:00:00Z">
              <w:r>
                <w:rPr>
                  <w:sz w:val="20"/>
                </w:rPr>
                <w:t xml:space="preserve">k_ROS_basal</w:t>
              </w:r>
            </w:ins>
            <w:r>
              <w:rPr>
                <w:sz w:val="20"/>
              </w:rPr>
              <w:t xml:space="preserve"> (0.</w:t>
            </w:r>
            <w:del w:id="90442" w:author="Claude (corrected analyses)" w:date="2026-09-23T12:00:00Z">
              <w:r>
                <w:rPr>
                  <w:sz w:val="20"/>
                </w:rPr>
                <w:delText xml:space="preserve">33</w:delText>
              </w:r>
            </w:del>
            <w:ins w:id="90443" w:author="Claude (corrected analyses)" w:date="2026-09-23T12:00:00Z">
              <w:r>
                <w:rPr>
                  <w:sz w:val="20"/>
                </w:rPr>
                <w:t xml:space="preserve">29</w:t>
              </w:r>
            </w:ins>
            <w:r>
              <w:rPr>
                <w:sz w:val="20"/>
              </w:rPr>
              <w:t xml:space="preserve">)</w:t>
            </w:r>
          </w:p>
        </w:tc>
        <w:tc>
          <w:tcPr>
            <w:tcW w:w="1872" w:type="dxa"/>
          </w:tcPr>
          <w:p w14:paraId="312D1393" w14:textId="77777777" w:rsidR="000C76B6" w:rsidRDefault="007F2873">
            <w:r>
              <w:rPr>
                <w:sz w:val="20"/>
              </w:rPr>
              <w:t xml:space="preserve">k_SOD2 (0.</w:t>
            </w:r>
            <w:del w:id="90446" w:author="Claude (corrected analyses)" w:date="2026-09-23T12:00:00Z">
              <w:r>
                <w:rPr>
                  <w:sz w:val="20"/>
                </w:rPr>
                <w:delText xml:space="preserve">32</w:delText>
              </w:r>
            </w:del>
            <w:ins w:id="90447" w:author="Claude (corrected analyses)" w:date="2026-09-23T12:00:00Z">
              <w:r>
                <w:rPr>
                  <w:sz w:val="20"/>
                </w:rPr>
                <w:t xml:space="preserve">25</w:t>
              </w:r>
            </w:ins>
            <w:r>
              <w:rPr>
                <w:sz w:val="20"/>
              </w:rPr>
              <w:t xml:space="preserve">)</w:t>
            </w:r>
          </w:p>
        </w:tc>
      </w:tr>
      <w:tr w:rsidR="000C76B6" w14:paraId="6071EF81" w14:textId="77777777">
        <w:trPr>
          <w:cantSplit/>
        </w:trPr>
        <w:tc>
          <w:tcPr>
            <w:tcW w:w="1872" w:type="dxa"/>
          </w:tcPr>
          <w:p w14:paraId="341449E3" w14:textId="77777777" w:rsidR="000C76B6" w:rsidRDefault="007F2873">
            <w:r>
              <w:rPr>
                <w:sz w:val="20"/>
              </w:rPr>
              <w:lastRenderedPageBreak/>
              <w:t>3</w:t>
            </w:r>
          </w:p>
        </w:tc>
        <w:tc>
          <w:tcPr>
            <w:tcW w:w="1872" w:type="dxa"/>
          </w:tcPr>
          <w:p w14:paraId="0963585E" w14:textId="77777777" w:rsidR="000C76B6" w:rsidRDefault="007F2873">
            <w:r>
              <w:rPr>
                <w:sz w:val="20"/>
              </w:rPr>
              <w:t>CI_max (49%)</w:t>
            </w:r>
          </w:p>
        </w:tc>
        <w:tc>
          <w:tcPr>
            <w:tcW w:w="1872" w:type="dxa"/>
          </w:tcPr>
          <w:p w14:paraId="4341CBE4" w14:textId="77777777" w:rsidR="000C76B6" w:rsidRDefault="007F2873">
            <w:r>
              <w:rPr>
                <w:sz w:val="20"/>
              </w:rPr>
              <w:t>K_mPTP (0.24)</w:t>
            </w:r>
          </w:p>
        </w:tc>
        <w:tc>
          <w:tcPr>
            <w:tcW w:w="1872" w:type="dxa"/>
          </w:tcPr>
          <w:p w14:paraId="4E37B714" w14:textId="77777777" w:rsidR="000C76B6" w:rsidRDefault="007F2873">
            <w:del w:id="90450" w:author="Claude (corrected analyses)" w:date="2026-09-23T12:00:00Z">
              <w:r>
                <w:rPr>
                  <w:sz w:val="20"/>
                </w:rPr>
                <w:delText xml:space="preserve">CI_max</w:delText>
              </w:r>
            </w:del>
            <w:ins w:id="90451" w:author="Claude (corrected analyses)" w:date="2026-09-23T12:00:00Z">
              <w:r>
                <w:rPr>
                  <w:sz w:val="20"/>
                </w:rPr>
                <w:t xml:space="preserve">K_mPTP</w:t>
              </w:r>
            </w:ins>
            <w:r>
              <w:rPr>
                <w:sz w:val="20"/>
              </w:rPr>
              <w:t xml:space="preserve"> (0.</w:t>
            </w:r>
            <w:del w:id="90448" w:author="Claude (corrected analyses)" w:date="2026-09-23T12:00:00Z">
              <w:r>
                <w:rPr>
                  <w:sz w:val="20"/>
                </w:rPr>
                <w:delText xml:space="preserve">29</w:delText>
              </w:r>
            </w:del>
            <w:ins w:id="90449" w:author="Claude (corrected analyses)" w:date="2026-09-23T12:00:00Z">
              <w:r>
                <w:rPr>
                  <w:sz w:val="20"/>
                </w:rPr>
                <w:t xml:space="preserve">23</w:t>
              </w:r>
            </w:ins>
            <w:r>
              <w:rPr>
                <w:sz w:val="20"/>
              </w:rPr>
              <w:t xml:space="preserve">)</w:t>
            </w:r>
          </w:p>
        </w:tc>
        <w:tc>
          <w:tcPr>
            <w:tcW w:w="1872" w:type="dxa"/>
          </w:tcPr>
          <w:p w14:paraId="4A775E85" w14:textId="77777777" w:rsidR="000C76B6" w:rsidRDefault="007F2873">
            <w:del w:id="90454" w:author="Claude (corrected analyses)" w:date="2026-09-23T12:00:00Z">
              <w:r>
                <w:rPr>
                  <w:sz w:val="20"/>
                </w:rPr>
                <w:delText xml:space="preserve">K_mPTP</w:delText>
              </w:r>
            </w:del>
            <w:ins w:id="90455" w:author="Claude (corrected analyses)" w:date="2026-09-23T12:00:00Z">
              <w:r>
                <w:rPr>
                  <w:sz w:val="20"/>
                </w:rPr>
                <w:t xml:space="preserve">k_ROS_basal</w:t>
              </w:r>
            </w:ins>
            <w:r>
              <w:rPr>
                <w:sz w:val="20"/>
              </w:rPr>
              <w:t xml:space="preserve"> (0.</w:t>
            </w:r>
            <w:del w:id="90452" w:author="Claude (corrected analyses)" w:date="2026-09-23T12:00:00Z">
              <w:r>
                <w:rPr>
                  <w:sz w:val="20"/>
                </w:rPr>
                <w:delText xml:space="preserve">30</w:delText>
              </w:r>
            </w:del>
            <w:ins w:id="90453" w:author="Claude (corrected analyses)" w:date="2026-09-23T12:00:00Z">
              <w:r>
                <w:rPr>
                  <w:sz w:val="20"/>
                </w:rPr>
                <w:t xml:space="preserve">23</w:t>
              </w:r>
            </w:ins>
            <w:r>
              <w:rPr>
                <w:sz w:val="20"/>
              </w:rPr>
              <w:t xml:space="preserve">)</w:t>
            </w:r>
          </w:p>
        </w:tc>
      </w:tr>
      <w:tr w:rsidR="000C76B6" w14:paraId="6AB14CEE" w14:textId="77777777">
        <w:trPr>
          <w:cantSplit/>
        </w:trPr>
        <w:tc>
          <w:tcPr>
            <w:tcW w:w="1872" w:type="dxa"/>
          </w:tcPr>
          <w:p w14:paraId="0DFE03E1" w14:textId="77777777" w:rsidR="000C76B6" w:rsidRDefault="007F2873">
            <w:r>
              <w:rPr>
                <w:sz w:val="20"/>
              </w:rPr>
              <w:t>4</w:t>
            </w:r>
          </w:p>
        </w:tc>
        <w:tc>
          <w:tcPr>
            <w:tcW w:w="1872" w:type="dxa"/>
          </w:tcPr>
          <w:p w14:paraId="64E7844F" w14:textId="77777777" w:rsidR="000C76B6" w:rsidRDefault="007F2873">
            <w:r>
              <w:rPr>
                <w:sz w:val="20"/>
              </w:rPr>
              <w:t>k_SOD2 (48%)</w:t>
            </w:r>
          </w:p>
        </w:tc>
        <w:tc>
          <w:tcPr>
            <w:tcW w:w="1872" w:type="dxa"/>
          </w:tcPr>
          <w:p w14:paraId="20CBC609" w14:textId="77777777" w:rsidR="000C76B6" w:rsidRDefault="007F2873">
            <w:r>
              <w:rPr>
                <w:sz w:val="20"/>
              </w:rPr>
              <w:t>k_death (0.24)</w:t>
            </w:r>
          </w:p>
        </w:tc>
        <w:tc>
          <w:tcPr>
            <w:tcW w:w="1872" w:type="dxa"/>
          </w:tcPr>
          <w:p w14:paraId="4478F9FF" w14:textId="77777777" w:rsidR="000C76B6" w:rsidRDefault="007F2873">
            <w:del w:id="90458" w:author="Claude (corrected analyses)" w:date="2026-09-23T12:00:00Z">
              <w:r>
                <w:rPr>
                  <w:sz w:val="20"/>
                </w:rPr>
                <w:delText xml:space="preserve">k_SOD2</w:delText>
              </w:r>
            </w:del>
            <w:ins w:id="90459" w:author="Claude (corrected analyses)" w:date="2026-09-23T12:00:00Z">
              <w:r>
                <w:rPr>
                  <w:sz w:val="20"/>
                </w:rPr>
                <w:t xml:space="preserve">k_agg</w:t>
              </w:r>
            </w:ins>
            <w:r>
              <w:rPr>
                <w:sz w:val="20"/>
              </w:rPr>
              <w:t xml:space="preserve"> (0.</w:t>
            </w:r>
            <w:del w:id="90456" w:author="Claude (corrected analyses)" w:date="2026-09-23T12:00:00Z">
              <w:r>
                <w:rPr>
                  <w:sz w:val="20"/>
                </w:rPr>
                <w:delText xml:space="preserve">28</w:delText>
              </w:r>
            </w:del>
            <w:ins w:id="90457" w:author="Claude (corrected analyses)" w:date="2026-09-23T12:00:00Z">
              <w:r>
                <w:rPr>
                  <w:sz w:val="20"/>
                </w:rPr>
                <w:t xml:space="preserve">20</w:t>
              </w:r>
            </w:ins>
            <w:r>
              <w:rPr>
                <w:sz w:val="20"/>
              </w:rPr>
              <w:t xml:space="preserve">)</w:t>
            </w:r>
          </w:p>
        </w:tc>
        <w:tc>
          <w:tcPr>
            <w:tcW w:w="1872" w:type="dxa"/>
          </w:tcPr>
          <w:p w14:paraId="701B8459" w14:textId="77777777" w:rsidR="000C76B6" w:rsidRDefault="007F2873">
            <w:del w:id="90462" w:author="Claude (corrected analyses)" w:date="2026-09-23T12:00:00Z">
              <w:r>
                <w:rPr>
                  <w:sz w:val="20"/>
                </w:rPr>
                <w:delText xml:space="preserve">CI_max</w:delText>
              </w:r>
            </w:del>
            <w:ins w:id="90463" w:author="Claude (corrected analyses)" w:date="2026-09-23T12:00:00Z">
              <w:r>
                <w:rPr>
                  <w:sz w:val="20"/>
                </w:rPr>
                <w:t xml:space="preserve">K_mPTP</w:t>
              </w:r>
            </w:ins>
            <w:r>
              <w:rPr>
                <w:sz w:val="20"/>
              </w:rPr>
              <w:t xml:space="preserve"> (0.</w:t>
            </w:r>
            <w:del w:id="90460" w:author="Claude (corrected analyses)" w:date="2026-09-23T12:00:00Z">
              <w:r>
                <w:rPr>
                  <w:sz w:val="20"/>
                </w:rPr>
                <w:delText xml:space="preserve">27</w:delText>
              </w:r>
            </w:del>
            <w:ins w:id="90461" w:author="Claude (corrected analyses)" w:date="2026-09-23T12:00:00Z">
              <w:r>
                <w:rPr>
                  <w:sz w:val="20"/>
                </w:rPr>
                <w:t xml:space="preserve">19</w:t>
              </w:r>
            </w:ins>
            <w:r>
              <w:rPr>
                <w:sz w:val="20"/>
              </w:rPr>
              <w:t xml:space="preserve">)</w:t>
            </w:r>
          </w:p>
        </w:tc>
      </w:tr>
      <w:tr w:rsidR="000C76B6" w14:paraId="33DDE779" w14:textId="77777777">
        <w:trPr>
          <w:cantSplit/>
        </w:trPr>
        <w:tc>
          <w:tcPr>
            <w:tcW w:w="1872" w:type="dxa"/>
          </w:tcPr>
          <w:p w14:paraId="2EE13761" w14:textId="77777777" w:rsidR="000C76B6" w:rsidRDefault="007F2873">
            <w:r>
              <w:rPr>
                <w:sz w:val="20"/>
              </w:rPr>
              <w:t>5</w:t>
            </w:r>
          </w:p>
        </w:tc>
        <w:tc>
          <w:tcPr>
            <w:tcW w:w="1872" w:type="dxa"/>
          </w:tcPr>
          <w:p w14:paraId="111653D1" w14:textId="77777777" w:rsidR="000C76B6" w:rsidRDefault="007F2873">
            <w:r>
              <w:rPr>
                <w:sz w:val="20"/>
              </w:rPr>
              <w:t>K_mPTP (47%)</w:t>
            </w:r>
          </w:p>
        </w:tc>
        <w:tc>
          <w:tcPr>
            <w:tcW w:w="1872" w:type="dxa"/>
          </w:tcPr>
          <w:p w14:paraId="209A28A8" w14:textId="77777777" w:rsidR="000C76B6" w:rsidRDefault="007F2873">
            <w:r>
              <w:rPr>
                <w:sz w:val="20"/>
              </w:rPr>
              <w:t>k_SOD2 (0.23)</w:t>
            </w:r>
          </w:p>
        </w:tc>
        <w:tc>
          <w:tcPr>
            <w:tcW w:w="1872" w:type="dxa"/>
          </w:tcPr>
          <w:p w14:paraId="5516838E" w14:textId="77777777" w:rsidR="000C76B6" w:rsidRDefault="007F2873">
            <w:del w:id="90466" w:author="Claude (corrected analyses)" w:date="2026-09-23T12:00:00Z">
              <w:r>
                <w:rPr>
                  <w:sz w:val="20"/>
                </w:rPr>
                <w:delText xml:space="preserve">k_agg</w:delText>
              </w:r>
            </w:del>
            <w:ins w:id="90467" w:author="Claude (corrected analyses)" w:date="2026-09-23T12:00:00Z">
              <w:r>
                <w:rPr>
                  <w:sz w:val="20"/>
                </w:rPr>
                <w:t xml:space="preserve">CI_max</w:t>
              </w:r>
            </w:ins>
            <w:r>
              <w:rPr>
                <w:sz w:val="20"/>
              </w:rPr>
              <w:t xml:space="preserve"> (0.</w:t>
            </w:r>
            <w:del w:id="90464" w:author="Claude (corrected analyses)" w:date="2026-09-23T12:00:00Z">
              <w:r>
                <w:rPr>
                  <w:sz w:val="20"/>
                </w:rPr>
                <w:delText xml:space="preserve">14</w:delText>
              </w:r>
            </w:del>
            <w:ins w:id="90465" w:author="Claude (corrected analyses)" w:date="2026-09-23T12:00:00Z">
              <w:r>
                <w:rPr>
                  <w:sz w:val="20"/>
                </w:rPr>
                <w:t xml:space="preserve">18</w:t>
              </w:r>
            </w:ins>
            <w:r>
              <w:rPr>
                <w:sz w:val="20"/>
              </w:rPr>
              <w:t xml:space="preserve">)</w:t>
            </w:r>
          </w:p>
        </w:tc>
        <w:tc>
          <w:tcPr>
            <w:tcW w:w="1872" w:type="dxa"/>
          </w:tcPr>
          <w:p w14:paraId="5BC1C636" w14:textId="77777777" w:rsidR="000C76B6" w:rsidRDefault="007F2873">
            <w:r>
              <w:rPr>
                <w:sz w:val="20"/>
              </w:rPr>
              <w:t xml:space="preserve">k_agg (0.</w:t>
            </w:r>
            <w:del w:id="90468" w:author="Claude (corrected analyses)" w:date="2026-09-23T12:00:00Z">
              <w:r>
                <w:rPr>
                  <w:sz w:val="20"/>
                </w:rPr>
                <w:delText xml:space="preserve">19</w:delText>
              </w:r>
            </w:del>
            <w:ins w:id="90469" w:author="Claude (corrected analyses)" w:date="2026-09-23T12:00:00Z">
              <w:r>
                <w:rPr>
                  <w:sz w:val="20"/>
                </w:rPr>
                <w:t xml:space="preserve">13</w:t>
              </w:r>
            </w:ins>
            <w:r>
              <w:rPr>
                <w:sz w:val="20"/>
              </w:rPr>
              <w:t xml:space="preserve">)</w:t>
            </w:r>
          </w:p>
        </w:tc>
      </w:tr>
      <w:tr w:rsidR="000C76B6" w14:paraId="35C8A517" w14:textId="77777777">
        <w:trPr>
          <w:cantSplit/>
        </w:trPr>
        <w:tc>
          <w:tcPr>
            <w:tcW w:w="1872" w:type="dxa"/>
          </w:tcPr>
          <w:p w14:paraId="6305EF56" w14:textId="77777777" w:rsidR="000C76B6" w:rsidRDefault="007F2873">
            <w:r>
              <w:rPr>
                <w:sz w:val="20"/>
              </w:rPr>
              <w:t>6</w:t>
            </w:r>
          </w:p>
        </w:tc>
        <w:tc>
          <w:tcPr>
            <w:tcW w:w="1872" w:type="dxa"/>
          </w:tcPr>
          <w:p w14:paraId="75BBA309" w14:textId="77777777" w:rsidR="000C76B6" w:rsidRDefault="007F2873">
            <w:r>
              <w:rPr>
                <w:sz w:val="20"/>
              </w:rPr>
              <w:t>k_shunt (42%)</w:t>
            </w:r>
          </w:p>
        </w:tc>
        <w:tc>
          <w:tcPr>
            <w:tcW w:w="1872" w:type="dxa"/>
          </w:tcPr>
          <w:p w14:paraId="3A6A8695" w14:textId="77777777" w:rsidR="000C76B6" w:rsidRDefault="007F2873">
            <w:r>
              <w:rPr>
                <w:sz w:val="20"/>
              </w:rPr>
              <w:t>k_shunt (0.22)</w:t>
            </w:r>
          </w:p>
        </w:tc>
        <w:tc>
          <w:tcPr>
            <w:tcW w:w="1872" w:type="dxa"/>
          </w:tcPr>
          <w:p w14:paraId="23B9D4C7" w14:textId="77777777" w:rsidR="000C76B6" w:rsidRDefault="007F2873">
            <w:del w:id="90472" w:author="Claude (corrected analyses)" w:date="2026-09-23T12:00:00Z">
              <w:r>
                <w:rPr>
                  <w:sz w:val="20"/>
                </w:rPr>
                <w:delText xml:space="preserve">k_shunt</w:delText>
              </w:r>
            </w:del>
            <w:ins w:id="90473" w:author="Claude (corrected analyses)" w:date="2026-09-23T12:00:00Z">
              <w:r>
                <w:rPr>
                  <w:sz w:val="20"/>
                </w:rPr>
                <w:t xml:space="preserve">α_clear</w:t>
              </w:r>
            </w:ins>
            <w:r>
              <w:rPr>
                <w:sz w:val="20"/>
              </w:rPr>
              <w:t xml:space="preserve"> (0.</w:t>
            </w:r>
            <w:del w:id="90470" w:author="Claude (corrected analyses)" w:date="2026-09-23T12:00:00Z">
              <w:r>
                <w:rPr>
                  <w:sz w:val="20"/>
                </w:rPr>
                <w:delText xml:space="preserve">12</w:delText>
              </w:r>
            </w:del>
            <w:ins w:id="90471" w:author="Claude (corrected analyses)" w:date="2026-09-23T12:00:00Z">
              <w:r>
                <w:rPr>
                  <w:sz w:val="20"/>
                </w:rPr>
                <w:t xml:space="preserve">10</w:t>
              </w:r>
            </w:ins>
            <w:r>
              <w:rPr>
                <w:sz w:val="20"/>
              </w:rPr>
              <w:t xml:space="preserve">)</w:t>
            </w:r>
          </w:p>
        </w:tc>
        <w:tc>
          <w:tcPr>
            <w:tcW w:w="1872" w:type="dxa"/>
          </w:tcPr>
          <w:p w14:paraId="2B24972F" w14:textId="77777777" w:rsidR="000C76B6" w:rsidRDefault="007F2873">
            <w:del w:id="90476" w:author="Claude (corrected analyses)" w:date="2026-09-23T12:00:00Z">
              <w:r>
                <w:rPr>
                  <w:sz w:val="20"/>
                </w:rPr>
                <w:delText xml:space="preserve">k_shunt</w:delText>
              </w:r>
            </w:del>
            <w:ins w:id="90477" w:author="Claude (corrected analyses)" w:date="2026-09-23T12:00:00Z">
              <w:r>
                <w:rPr>
                  <w:sz w:val="20"/>
                </w:rPr>
                <w:t xml:space="preserve">CI_max</w:t>
              </w:r>
            </w:ins>
            <w:r>
              <w:rPr>
                <w:sz w:val="20"/>
              </w:rPr>
              <w:t xml:space="preserve"> (0.</w:t>
            </w:r>
            <w:del w:id="90474" w:author="Claude (corrected analyses)" w:date="2026-09-23T12:00:00Z">
              <w:r>
                <w:rPr>
                  <w:sz w:val="20"/>
                </w:rPr>
                <w:delText xml:space="preserve">16</w:delText>
              </w:r>
            </w:del>
            <w:ins w:id="90475" w:author="Claude (corrected analyses)" w:date="2026-09-23T12:00:00Z">
              <w:r>
                <w:rPr>
                  <w:sz w:val="20"/>
                </w:rPr>
                <w:t xml:space="preserve">11</w:t>
              </w:r>
            </w:ins>
            <w:r>
              <w:rPr>
                <w:sz w:val="20"/>
              </w:rPr>
              <w:t xml:space="preserve">)</w:t>
            </w:r>
          </w:p>
        </w:tc>
      </w:tr>
      <w:tr w:rsidR="000C76B6" w14:paraId="19357F15" w14:textId="77777777">
        <w:trPr>
          <w:cantSplit/>
        </w:trPr>
        <w:tc>
          <w:tcPr>
            <w:tcW w:w="1872" w:type="dxa"/>
          </w:tcPr>
          <w:p w14:paraId="6D7233FA" w14:textId="77777777" w:rsidR="000C76B6" w:rsidRDefault="007F2873">
            <w:r>
              <w:rPr>
                <w:sz w:val="20"/>
              </w:rPr>
              <w:t>7</w:t>
            </w:r>
          </w:p>
        </w:tc>
        <w:tc>
          <w:tcPr>
            <w:tcW w:w="1872" w:type="dxa"/>
          </w:tcPr>
          <w:p w14:paraId="5140E8BE" w14:textId="77777777" w:rsidR="000C76B6" w:rsidRDefault="007F2873">
            <w:proofErr w:type="spellStart"/>
            <w:r>
              <w:rPr>
                <w:sz w:val="20"/>
              </w:rPr>
              <w:t>k_clear</w:t>
            </w:r>
            <w:proofErr w:type="spellEnd"/>
            <w:r>
              <w:rPr>
                <w:sz w:val="20"/>
              </w:rPr>
              <w:t xml:space="preserve"> (36%)</w:t>
            </w:r>
          </w:p>
        </w:tc>
        <w:tc>
          <w:tcPr>
            <w:tcW w:w="1872" w:type="dxa"/>
          </w:tcPr>
          <w:p w14:paraId="422DA2A8" w14:textId="77777777" w:rsidR="000C76B6" w:rsidRDefault="007F2873">
            <w:r>
              <w:rPr>
                <w:sz w:val="20"/>
              </w:rPr>
              <w:t>k_agg (0.20)</w:t>
            </w:r>
          </w:p>
        </w:tc>
        <w:tc>
          <w:tcPr>
            <w:tcW w:w="1872" w:type="dxa"/>
          </w:tcPr>
          <w:p w14:paraId="6BC5D481" w14:textId="77777777" w:rsidR="000C76B6" w:rsidRDefault="007F2873">
            <w:del w:id="90478" w:author="Claude (corrected analyses)" w:date="2026-09-23T12:00:00Z">
              <w:r>
                <w:rPr>
                  <w:sz w:val="20"/>
                </w:rPr>
                <w:delText xml:space="preserve">α_clear</w:delText>
              </w:r>
            </w:del>
            <w:ins w:id="90479" w:author="Claude (corrected analyses)" w:date="2026-09-23T12:00:00Z">
              <w:r>
                <w:rPr>
                  <w:sz w:val="20"/>
                </w:rPr>
                <w:t xml:space="preserve">k_shunt</w:t>
              </w:r>
            </w:ins>
            <w:r>
              <w:rPr>
                <w:sz w:val="20"/>
              </w:rPr>
              <w:t xml:space="preserve"> (0.10)</w:t>
            </w:r>
          </w:p>
        </w:tc>
        <w:tc>
          <w:tcPr>
            <w:tcW w:w="1872" w:type="dxa"/>
          </w:tcPr>
          <w:p w14:paraId="1F765206" w14:textId="77777777" w:rsidR="000C76B6" w:rsidRDefault="007F2873">
            <w:del w:id="90482" w:author="Claude (corrected analyses)" w:date="2026-09-23T12:00:00Z">
              <w:r>
                <w:rPr>
                  <w:sz w:val="20"/>
                </w:rPr>
                <w:delText xml:space="preserve">α_clear</w:delText>
              </w:r>
            </w:del>
            <w:ins w:id="90483" w:author="Claude (corrected analyses)" w:date="2026-09-23T12:00:00Z">
              <w:r>
                <w:rPr>
                  <w:sz w:val="20"/>
                </w:rPr>
                <w:t xml:space="preserve">k_shunt</w:t>
              </w:r>
            </w:ins>
            <w:r>
              <w:rPr>
                <w:sz w:val="20"/>
              </w:rPr>
              <w:t xml:space="preserve"> (0.</w:t>
            </w:r>
            <w:del w:id="90480" w:author="Claude (corrected analyses)" w:date="2026-09-23T12:00:00Z">
              <w:r>
                <w:rPr>
                  <w:sz w:val="20"/>
                </w:rPr>
                <w:delText xml:space="preserve">14</w:delText>
              </w:r>
            </w:del>
            <w:ins w:id="90481" w:author="Claude (corrected analyses)" w:date="2026-09-23T12:00:00Z">
              <w:r>
                <w:rPr>
                  <w:sz w:val="20"/>
                </w:rPr>
                <w:t xml:space="preserve">10</w:t>
              </w:r>
            </w:ins>
            <w:r>
              <w:rPr>
                <w:sz w:val="20"/>
              </w:rPr>
              <w:t xml:space="preserve">)</w:t>
            </w:r>
          </w:p>
        </w:tc>
      </w:tr>
      <w:tr w:rsidR="000C76B6" w14:paraId="20F4FC2F" w14:textId="77777777">
        <w:trPr>
          <w:cantSplit/>
        </w:trPr>
        <w:tc>
          <w:tcPr>
            <w:tcW w:w="1872" w:type="dxa"/>
          </w:tcPr>
          <w:p w14:paraId="3459065F" w14:textId="77777777" w:rsidR="000C76B6" w:rsidRDefault="007F2873">
            <w:r>
              <w:rPr>
                <w:sz w:val="20"/>
              </w:rPr>
              <w:t>8</w:t>
            </w:r>
          </w:p>
        </w:tc>
        <w:tc>
          <w:tcPr>
            <w:tcW w:w="1872" w:type="dxa"/>
          </w:tcPr>
          <w:p w14:paraId="565637C3" w14:textId="77777777" w:rsidR="000C76B6" w:rsidRDefault="007F2873">
            <w:r>
              <w:rPr>
                <w:sz w:val="20"/>
              </w:rPr>
              <w:t>α_clear (34%)</w:t>
            </w:r>
          </w:p>
        </w:tc>
        <w:tc>
          <w:tcPr>
            <w:tcW w:w="1872" w:type="dxa"/>
          </w:tcPr>
          <w:p w14:paraId="44A61818" w14:textId="77777777" w:rsidR="000C76B6" w:rsidRDefault="007F2873">
            <w:r>
              <w:rPr>
                <w:sz w:val="20"/>
              </w:rPr>
              <w:t>α_clear (0.19)</w:t>
            </w:r>
          </w:p>
        </w:tc>
        <w:tc>
          <w:tcPr>
            <w:tcW w:w="1872" w:type="dxa"/>
          </w:tcPr>
          <w:p w14:paraId="32F72BE8" w14:textId="77777777" w:rsidR="000C76B6" w:rsidRDefault="007F2873">
            <w:proofErr w:type="spellStart"/>
            <w:del w:id="90486" w:author="Claude (corrected analyses)" w:date="2026-09-23T12:00:00Z">
              <w:r>
                <w:rPr>
                  <w:sz w:val="20"/>
                </w:rPr>
                <w:delText>k_CL_loss</w:delText>
              </w:r>
            </w:del>
            <w:ins w:id="90487" w:author="Claude (corrected analyses)" w:date="2026-09-23T12:00:00Z">
              <w:r>
                <w:rPr>
                  <w:sz w:val="20"/>
                </w:rPr>
                <w:t xml:space="preserve">k_clear</w:t>
              </w:r>
            </w:ins>
            <w:proofErr w:type="spellEnd"/>
            <w:r>
              <w:rPr>
                <w:sz w:val="20"/>
              </w:rPr>
              <w:t xml:space="preserve"> (0.</w:t>
            </w:r>
            <w:del w:id="90484" w:author="Claude (corrected analyses)" w:date="2026-09-23T12:00:00Z">
              <w:r>
                <w:rPr>
                  <w:sz w:val="20"/>
                </w:rPr>
                <w:delText xml:space="preserve">06</w:delText>
              </w:r>
            </w:del>
            <w:ins w:id="90485" w:author="Claude (corrected analyses)" w:date="2026-09-23T12:00:00Z">
              <w:r>
                <w:rPr>
                  <w:sz w:val="20"/>
                </w:rPr>
                <w:t xml:space="preserve">09</w:t>
              </w:r>
            </w:ins>
            <w:r>
              <w:rPr>
                <w:sz w:val="20"/>
              </w:rPr>
              <w:t xml:space="preserve">)</w:t>
            </w:r>
          </w:p>
        </w:tc>
        <w:tc>
          <w:tcPr>
            <w:tcW w:w="1872" w:type="dxa"/>
          </w:tcPr>
          <w:p w14:paraId="4F5C3F4B" w14:textId="77777777" w:rsidR="000C76B6" w:rsidRDefault="007F2873">
            <w:del w:id="90490" w:author="Claude (corrected analyses)" w:date="2026-09-23T12:00:00Z">
              <w:r>
                <w:rPr>
                  <w:sz w:val="20"/>
                </w:rPr>
                <w:delText xml:space="preserve">k_death</w:delText>
              </w:r>
            </w:del>
            <w:ins w:id="90491" w:author="Claude (corrected analyses)" w:date="2026-09-23T12:00:00Z">
              <w:r>
                <w:rPr>
                  <w:sz w:val="20"/>
                </w:rPr>
                <w:t xml:space="preserve">k_clear</w:t>
              </w:r>
            </w:ins>
            <w:r>
              <w:rPr>
                <w:sz w:val="20"/>
              </w:rPr>
              <w:t xml:space="preserve"> (0.</w:t>
            </w:r>
            <w:del w:id="90488" w:author="Claude (corrected analyses)" w:date="2026-09-23T12:00:00Z">
              <w:r>
                <w:rPr>
                  <w:sz w:val="20"/>
                </w:rPr>
                <w:delText xml:space="preserve">11</w:delText>
              </w:r>
            </w:del>
            <w:ins w:id="90489" w:author="Claude (corrected analyses)" w:date="2026-09-23T12:00:00Z">
              <w:r>
                <w:rPr>
                  <w:sz w:val="20"/>
                </w:rPr>
                <w:t xml:space="preserve">10</w:t>
              </w:r>
            </w:ins>
            <w:r>
              <w:rPr>
                <w:sz w:val="20"/>
              </w:rPr>
              <w:t xml:space="preserve">)</w:t>
            </w:r>
          </w:p>
        </w:tc>
      </w:tr>
      <w:tr w:rsidR="000C76B6" w14:paraId="5DF0A8EC" w14:textId="77777777">
        <w:trPr>
          <w:cantSplit/>
        </w:trPr>
        <w:tc>
          <w:tcPr>
            <w:tcW w:w="1872" w:type="dxa"/>
          </w:tcPr>
          <w:p w14:paraId="717B6C0A" w14:textId="77777777" w:rsidR="000C76B6" w:rsidRDefault="007F2873">
            <w:r>
              <w:rPr>
                <w:sz w:val="20"/>
              </w:rPr>
              <w:t>9</w:t>
            </w:r>
          </w:p>
        </w:tc>
        <w:tc>
          <w:tcPr>
            <w:tcW w:w="1872" w:type="dxa"/>
          </w:tcPr>
          <w:p w14:paraId="26ECBB16" w14:textId="77777777" w:rsidR="000C76B6" w:rsidRDefault="007F2873">
            <w:proofErr w:type="spellStart"/>
            <w:r>
              <w:rPr>
                <w:sz w:val="20"/>
              </w:rPr>
              <w:t>k_mPTP_open</w:t>
            </w:r>
            <w:proofErr w:type="spellEnd"/>
            <w:r>
              <w:rPr>
                <w:sz w:val="20"/>
              </w:rPr>
              <w:t xml:space="preserve"> (32%)</w:t>
            </w:r>
          </w:p>
        </w:tc>
        <w:tc>
          <w:tcPr>
            <w:tcW w:w="1872" w:type="dxa"/>
          </w:tcPr>
          <w:p w14:paraId="62D213C8" w14:textId="77777777" w:rsidR="000C76B6" w:rsidRDefault="007F2873">
            <w:proofErr w:type="spellStart"/>
            <w:r>
              <w:rPr>
                <w:sz w:val="20"/>
              </w:rPr>
              <w:t>k_mPTP_open</w:t>
            </w:r>
            <w:proofErr w:type="spellEnd"/>
            <w:r>
              <w:rPr>
                <w:sz w:val="20"/>
              </w:rPr>
              <w:t xml:space="preserve"> (0.18)</w:t>
            </w:r>
          </w:p>
        </w:tc>
        <w:tc>
          <w:tcPr>
            <w:tcW w:w="1872" w:type="dxa"/>
          </w:tcPr>
          <w:p w14:paraId="304DC2DD" w14:textId="77777777" w:rsidR="000C76B6" w:rsidRDefault="007F2873">
            <w:proofErr w:type="spellStart"/>
            <w:del w:id="90494" w:author="Claude (corrected analyses)" w:date="2026-09-23T12:00:00Z">
              <w:r>
                <w:rPr>
                  <w:sz w:val="20"/>
                </w:rPr>
                <w:delText>k_CI_repair</w:delText>
              </w:r>
            </w:del>
            <w:ins w:id="90495" w:author="Claude (corrected analyses)" w:date="2026-09-23T12:00:00Z">
              <w:r>
                <w:rPr>
                  <w:sz w:val="20"/>
                </w:rPr>
                <w:t xml:space="preserve">k_death</w:t>
              </w:r>
            </w:ins>
            <w:proofErr w:type="spellEnd"/>
            <w:r>
              <w:rPr>
                <w:sz w:val="20"/>
              </w:rPr>
              <w:t xml:space="preserve"> (0.</w:t>
            </w:r>
            <w:del w:id="90492" w:author="Claude (corrected analyses)" w:date="2026-09-23T12:00:00Z">
              <w:r>
                <w:rPr>
                  <w:sz w:val="20"/>
                </w:rPr>
                <w:delText xml:space="preserve">05</w:delText>
              </w:r>
            </w:del>
            <w:ins w:id="90493" w:author="Claude (corrected analyses)" w:date="2026-09-23T12:00:00Z">
              <w:r>
                <w:rPr>
                  <w:sz w:val="20"/>
                </w:rPr>
                <w:t xml:space="preserve">07</w:t>
              </w:r>
            </w:ins>
            <w:r>
              <w:rPr>
                <w:sz w:val="20"/>
              </w:rPr>
              <w:t xml:space="preserve">)</w:t>
            </w:r>
          </w:p>
        </w:tc>
        <w:tc>
          <w:tcPr>
            <w:tcW w:w="1872" w:type="dxa"/>
          </w:tcPr>
          <w:p w14:paraId="32395EA5" w14:textId="77777777" w:rsidR="000C76B6" w:rsidRDefault="007F2873">
            <w:proofErr w:type="spellStart"/>
            <w:del w:id="90498" w:author="Claude (corrected analyses)" w:date="2026-09-23T12:00:00Z">
              <w:r>
                <w:rPr>
                  <w:sz w:val="20"/>
                </w:rPr>
                <w:delText>K_motor</w:delText>
              </w:r>
            </w:del>
            <w:ins w:id="90499" w:author="Claude (corrected analyses)" w:date="2026-09-23T12:00:00Z">
              <w:r>
                <w:rPr>
                  <w:sz w:val="20"/>
                </w:rPr>
                <w:t xml:space="preserve">k_death</w:t>
              </w:r>
            </w:ins>
            <w:proofErr w:type="spellEnd"/>
            <w:r>
              <w:rPr>
                <w:sz w:val="20"/>
              </w:rPr>
              <w:t xml:space="preserve"> (0.</w:t>
            </w:r>
            <w:del w:id="90496" w:author="Claude (corrected analyses)" w:date="2026-09-23T12:00:00Z">
              <w:r>
                <w:rPr>
                  <w:sz w:val="20"/>
                </w:rPr>
                <w:delText xml:space="preserve">09</w:delText>
              </w:r>
            </w:del>
            <w:ins w:id="90497" w:author="Claude (corrected analyses)" w:date="2026-09-23T12:00:00Z">
              <w:r>
                <w:rPr>
                  <w:sz w:val="20"/>
                </w:rPr>
                <w:t xml:space="preserve">08</w:t>
              </w:r>
            </w:ins>
            <w:r>
              <w:rPr>
                <w:sz w:val="20"/>
              </w:rPr>
              <w:t xml:space="preserve">)</w:t>
            </w:r>
          </w:p>
        </w:tc>
      </w:tr>
      <w:tr w:rsidR="000C76B6" w14:paraId="26F2CA07" w14:textId="77777777">
        <w:trPr>
          <w:cantSplit/>
        </w:trPr>
        <w:tc>
          <w:tcPr>
            <w:tcW w:w="1872" w:type="dxa"/>
          </w:tcPr>
          <w:p w14:paraId="748D3C6C" w14:textId="77777777" w:rsidR="000C76B6" w:rsidRDefault="007F2873">
            <w:r>
              <w:rPr>
                <w:sz w:val="20"/>
              </w:rPr>
              <w:t>10</w:t>
            </w:r>
          </w:p>
        </w:tc>
        <w:tc>
          <w:tcPr>
            <w:tcW w:w="1872" w:type="dxa"/>
          </w:tcPr>
          <w:p w14:paraId="69540181" w14:textId="77777777" w:rsidR="000C76B6" w:rsidRDefault="007F2873">
            <w:proofErr w:type="spellStart"/>
            <w:r>
              <w:rPr>
                <w:sz w:val="20"/>
              </w:rPr>
              <w:t>k_CI_repair</w:t>
            </w:r>
            <w:proofErr w:type="spellEnd"/>
            <w:r>
              <w:rPr>
                <w:sz w:val="20"/>
              </w:rPr>
              <w:t xml:space="preserve"> (28%)</w:t>
            </w:r>
          </w:p>
        </w:tc>
        <w:tc>
          <w:tcPr>
            <w:tcW w:w="1872" w:type="dxa"/>
          </w:tcPr>
          <w:p w14:paraId="56CA9EE2" w14:textId="77777777" w:rsidR="000C76B6" w:rsidRDefault="007F2873">
            <w:proofErr w:type="spellStart"/>
            <w:r>
              <w:rPr>
                <w:sz w:val="20"/>
              </w:rPr>
              <w:t>k_CI_repair</w:t>
            </w:r>
            <w:proofErr w:type="spellEnd"/>
            <w:r>
              <w:rPr>
                <w:sz w:val="20"/>
              </w:rPr>
              <w:t xml:space="preserve"> (0.17)</w:t>
            </w:r>
          </w:p>
        </w:tc>
        <w:tc>
          <w:tcPr>
            <w:tcW w:w="1872" w:type="dxa"/>
          </w:tcPr>
          <w:p w14:paraId="363E28F5" w14:textId="77777777" w:rsidR="000C76B6" w:rsidRDefault="007F2873">
            <w:proofErr w:type="spellStart"/>
            <w:del w:id="90502" w:author="Claude (corrected analyses)" w:date="2026-09-23T12:00:00Z">
              <w:r>
                <w:rPr>
                  <w:sz w:val="20"/>
                </w:rPr>
                <w:delText>k_red</w:delText>
              </w:r>
            </w:del>
            <w:ins w:id="90503" w:author="Claude (corrected analyses)" w:date="2026-09-23T12:00:00Z">
              <w:r>
                <w:rPr>
                  <w:sz w:val="20"/>
                </w:rPr>
                <w:t xml:space="preserve">k_CI_repair</w:t>
              </w:r>
            </w:ins>
            <w:proofErr w:type="spellEnd"/>
            <w:r>
              <w:rPr>
                <w:sz w:val="20"/>
              </w:rPr>
              <w:t xml:space="preserve"> (0.</w:t>
            </w:r>
            <w:del w:id="90500" w:author="Claude (corrected analyses)" w:date="2026-09-23T12:00:00Z">
              <w:r>
                <w:rPr>
                  <w:sz w:val="20"/>
                </w:rPr>
                <w:delText xml:space="preserve">04</w:delText>
              </w:r>
            </w:del>
            <w:ins w:id="90501" w:author="Claude (corrected analyses)" w:date="2026-09-23T12:00:00Z">
              <w:r>
                <w:rPr>
                  <w:sz w:val="20"/>
                </w:rPr>
                <w:t xml:space="preserve">06</w:t>
              </w:r>
            </w:ins>
            <w:r>
              <w:rPr>
                <w:sz w:val="20"/>
              </w:rPr>
              <w:t xml:space="preserve">)</w:t>
            </w:r>
          </w:p>
        </w:tc>
        <w:tc>
          <w:tcPr>
            <w:tcW w:w="1872" w:type="dxa"/>
          </w:tcPr>
          <w:p w14:paraId="09B60537" w14:textId="77777777" w:rsidR="000C76B6" w:rsidRDefault="007F2873">
            <w:proofErr w:type="spellStart"/>
            <w:del w:id="90506" w:author="Claude (corrected analyses)" w:date="2026-09-23T12:00:00Z">
              <w:r>
                <w:rPr>
                  <w:sz w:val="20"/>
                </w:rPr>
                <w:delText>k_clear</w:delText>
              </w:r>
            </w:del>
            <w:ins w:id="90507" w:author="Claude (corrected analyses)" w:date="2026-09-23T12:00:00Z">
              <w:r>
                <w:rPr>
                  <w:sz w:val="20"/>
                </w:rPr>
                <w:t xml:space="preserve">α_clear</w:t>
              </w:r>
            </w:ins>
            <w:proofErr w:type="spellEnd"/>
            <w:r>
              <w:rPr>
                <w:sz w:val="20"/>
              </w:rPr>
              <w:t xml:space="preserve"> (0.</w:t>
            </w:r>
            <w:del w:id="90504" w:author="Claude (corrected analyses)" w:date="2026-09-23T12:00:00Z">
              <w:r>
                <w:rPr>
                  <w:sz w:val="20"/>
                </w:rPr>
                <w:delText xml:space="preserve">07</w:delText>
              </w:r>
            </w:del>
            <w:ins w:id="90505" w:author="Claude (corrected analyses)" w:date="2026-09-23T12:00:00Z">
              <w:r>
                <w:rPr>
                  <w:sz w:val="20"/>
                </w:rPr>
                <w:t xml:space="preserve">08</w:t>
              </w:r>
            </w:ins>
            <w:r>
              <w:rPr>
                <w:sz w:val="20"/>
              </w:rPr>
              <w:t xml:space="preserve">)</w:t>
            </w:r>
          </w:p>
        </w:tc>
      </w:tr>
    </w:tbl>
    <w:p>
      <w:pPr>
        <w:rPr>
          <w:ins w:id="90508" w:author="Claude (corrected analyses)" w:date="2026-09-23T12:00:00Z"/>
          <w:i/>
          <w:sz w:val="20"/>
          <w:szCs w:val="20"/>
        </w:rPr>
      </w:pPr>
      <w:ins w:id="90509" w:author="Claude (corrected analyses)" w:date="2026-09-23T12:00:00Z">
        <w:r>
          <w:rPr>
            <w:i/>
            <w:sz w:val="20"/>
            <w:szCs w:val="20"/>
          </w:rPr>
          <w:t xml:space="preserve">OAT and Morris columns are from the original analysis. Sobol total-order indices were recomputed on 13 parameters with independent uniform ±50% ranges (N = 256 base samples; 3,840 evaluations; CI_max capped at 1) for day-35 mouse endpoints; 95% bootstrap intervals and first-order indices are shown in Figure S1.</w:t>
        </w:r>
      </w:ins>
    </w:p>
    <w:p w14:paraId="4B3D271D" w14:textId="77777777" w:rsidR="000C76B6" w:rsidRDefault="007F2873">
      <w:pPr>
        <w:pStyle w:val="Heading2"/>
      </w:pPr>
      <w:r>
        <w:rPr>
          <w:rFonts w:ascii="Times New Roman" w:hAnsi="Times New Roman"/>
        </w:rPr>
        <w:t>3.6 Human Translation</w:t>
      </w:r>
    </w:p>
    <w:p w14:paraId="041262B3" w14:textId="77777777" w:rsidR="000C76B6" w:rsidRDefault="007F2873">
      <w:r>
        <w:t xml:space="preserve">Allometric scaling produced human plasma and mitochondrial pharmacokinetic parameters consistent with the mouse-to-human scaling relationships</w:t>
      </w:r>
      <w:ins w:id="90144" w:author="Claude (corrected analyses)" w:date="2026-09-23T12:00:00Z">
        <w:r>
          <w:t xml:space="preserve"> (Table 4). The slowest disposition mode of the linear PK system had a half-life of 56.5 days in mouse and 112.4 days in human, so mitochondrial exposure reached 90% of steady state only after 188 and 376 days of daily dosing, respectively</w:t>
        </w:r>
      </w:ins>
      <w:r>
        <w:t xml:space="preserve"> (</w:t>
      </w:r>
      <w:r w:rsidRPr="00913FEF">
        <w:rPr>
          <w:b/>
          <w:bCs/>
        </w:rPr>
        <w:t>Figure 5A, Table 4</w:t>
      </w:r>
      <w:r>
        <w:t>). Twenty-year disease trajectory simulations (</w:t>
      </w:r>
      <w:r w:rsidRPr="00913FEF">
        <w:rPr>
          <w:b/>
          <w:bCs/>
        </w:rPr>
        <w:t>Figure 5B</w:t>
      </w:r>
      <w:r>
        <w:t>) showed a prodromal phase of 5.6 years (consistent with the 5–</w:t>
      </w:r>
      <w:r w:rsidR="00913FEF">
        <w:t>10-year</w:t>
      </w:r>
      <w:r>
        <w:t xml:space="preserve"> range estimated by Postuma and Berg [3]), clinical PD at 10.8 years, and crossing of the Bernheimer threshold (60% DA loss) at 14.3 years. Treatment with 30 mg bevemipretide </w:t>
      </w:r>
      <w:ins w:id="90143" w:author="Claude (corrected analyses)" w:date="2026-09-23T12:00:00Z">
        <w:r>
          <w:t xml:space="preserve">from year 0 </w:t>
        </w:r>
      </w:ins>
      <w:r>
        <w:t xml:space="preserve">delayed symptomatic onset by 4.</w:t>
      </w:r>
      <w:del w:id="90141" w:author="Claude (corrected analyses)" w:date="2026-09-23T12:00:00Z">
        <w:r>
          <w:delText xml:space="preserve">1</w:delText>
        </w:r>
      </w:del>
      <w:ins w:id="90142" w:author="Claude (corrected analyses)" w:date="2026-09-23T12:00:00Z">
        <w:r>
          <w:t xml:space="preserve">5</w:t>
        </w:r>
      </w:ins>
      <w:r>
        <w:t xml:space="preserve"> years and clinical PD by 8.</w:t>
      </w:r>
      <w:del w:id="90139" w:author="Claude (corrected analyses)" w:date="2026-09-23T12:00:00Z">
        <w:r>
          <w:delText xml:space="preserve">1</w:delText>
        </w:r>
      </w:del>
      <w:ins w:id="90140" w:author="Claude (corrected analyses)" w:date="2026-09-23T12:00:00Z">
        <w:r>
          <w:t xml:space="preserve">9</w:t>
        </w:r>
      </w:ins>
      <w:r>
        <w:t xml:space="preserve"> years</w:t>
      </w:r>
      <w:ins w:id="90138" w:author="Claude (corrected analyses)" w:date="2026-09-23T12:00:00Z">
        <w:r>
          <w:t xml:space="preserve"> (3.0 and 5.9 years under scenario B)</w:t>
        </w:r>
      </w:ins>
      <w:r>
        <w:t xml:space="preserve">. The healthy baseline showed 9.6% DA loss at 20 years, consistent with the approximately 5%/decade age-related decline reported by Fearnley and Lees [35]. </w:t>
      </w:r>
      <w:del w:id="90137" w:author="Claude (corrected analyses)" w:date="2026-09-23T12:00:00Z">
        <w:r>
          <w:delText xml:space="preserve">Disease phase characterisation (</w:delText>
        </w:r>
      </w:del>
      <w:r w:rsidRPr="00913FEF">
        <w:rPr>
          <w:b/>
          <w:bCs/>
        </w:rPr>
        <w:t>Figure 5C</w:t>
      </w:r>
      <w:del w:id="90135" w:author="Claude (corrected analyses)" w:date="2026-09-23T12:00:00Z">
        <w:r>
          <w:delText xml:space="preserve">) mapped the prodromal,</w:delText>
        </w:r>
      </w:del>
      <w:ins w:id="90136" w:author="Claude (corrected analyses)" w:date="2026-09-23T12:00:00Z">
        <w:r>
          <w:t xml:space="preserve"> summarises the benefit of 18 months of treatment by dose and</w:t>
        </w:r>
      </w:ins>
      <w:r>
        <w:t xml:space="preserve"> diagnostic delay</w:t>
      </w:r>
      <w:del w:id="90133" w:author="Claude (corrected analyses)" w:date="2026-09-23T12:00:00Z">
        <w:r>
          <w:delText xml:space="preserve">, and clinical PD windows against standard clinical thresholds.</w:delText>
        </w:r>
      </w:del>
      <w:ins w:id="90134" w:author="Claude (corrected analyses)" w:date="2026-09-23T12:00:00Z">
        <w:r>
          <w:t xml:space="preserve"> (Section 3.9).</w:t>
        </w:r>
      </w:ins>
    </w:p>
    <w:p w14:paraId="5061145D" w14:textId="77777777" w:rsidR="000C76B6" w:rsidRDefault="007F2873">
      <w:pPr>
        <w:keepNext/>
      </w:pPr>
      <w:r w:rsidRPr="00913FEF">
        <w:rPr>
          <w:b/>
          <w:bCs/>
          <w:i/>
        </w:rPr>
        <w:lastRenderedPageBreak/>
        <w:t>Table 4.</w:t>
      </w:r>
      <w:r>
        <w:rPr>
          <w:i/>
        </w:rPr>
        <w:t xml:space="preserve"> </w:t>
      </w:r>
      <w:r w:rsidRPr="00913FEF">
        <w:rPr>
          <w:i/>
          <w:sz w:val="20"/>
          <w:szCs w:val="20"/>
        </w:rPr>
        <w:t>Allometric PK scaling from mouse to human.</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0C76B6" w14:paraId="54843972" w14:textId="77777777">
        <w:trPr>
          <w:cantSplit/>
          <w:tblHeader/>
        </w:trPr>
        <w:tc>
          <w:tcPr>
            <w:tcW w:w="1560" w:type="dxa"/>
          </w:tcPr>
          <w:p w14:paraId="37571B7D" w14:textId="77777777" w:rsidR="000C76B6" w:rsidRDefault="007F2873">
            <w:pPr>
              <w:keepNext/>
            </w:pPr>
            <w:r>
              <w:rPr>
                <w:sz w:val="20"/>
              </w:rPr>
              <w:t>Parameter</w:t>
            </w:r>
          </w:p>
        </w:tc>
        <w:tc>
          <w:tcPr>
            <w:tcW w:w="1560" w:type="dxa"/>
          </w:tcPr>
          <w:p w14:paraId="23C64CE0" w14:textId="77777777" w:rsidR="000C76B6" w:rsidRDefault="007F2873">
            <w:pPr>
              <w:keepNext/>
            </w:pPr>
            <w:r>
              <w:rPr>
                <w:sz w:val="20"/>
              </w:rPr>
              <w:t>Mouse</w:t>
            </w:r>
          </w:p>
        </w:tc>
        <w:tc>
          <w:tcPr>
            <w:tcW w:w="1560" w:type="dxa"/>
          </w:tcPr>
          <w:p w14:paraId="097FE546" w14:textId="77777777" w:rsidR="000C76B6" w:rsidRDefault="007F2873">
            <w:pPr>
              <w:keepNext/>
            </w:pPr>
            <w:r>
              <w:rPr>
                <w:sz w:val="20"/>
              </w:rPr>
              <w:t>Human</w:t>
            </w:r>
          </w:p>
        </w:tc>
        <w:tc>
          <w:tcPr>
            <w:tcW w:w="1560" w:type="dxa"/>
          </w:tcPr>
          <w:p w14:paraId="0A8B753E" w14:textId="77777777" w:rsidR="000C76B6" w:rsidRDefault="007F2873">
            <w:pPr>
              <w:keepNext/>
            </w:pPr>
            <w:r>
              <w:rPr>
                <w:sz w:val="20"/>
              </w:rPr>
              <w:t>Scaling Method</w:t>
            </w:r>
          </w:p>
        </w:tc>
        <w:tc>
          <w:tcPr>
            <w:tcW w:w="1560" w:type="dxa"/>
          </w:tcPr>
          <w:p w14:paraId="231D7197" w14:textId="77777777" w:rsidR="000C76B6" w:rsidRDefault="007F2873">
            <w:pPr>
              <w:keepNext/>
            </w:pPr>
            <w:r>
              <w:rPr>
                <w:sz w:val="20"/>
              </w:rPr>
              <w:t>t½ Mouse</w:t>
            </w:r>
          </w:p>
        </w:tc>
        <w:tc>
          <w:tcPr>
            <w:tcW w:w="1560" w:type="dxa"/>
          </w:tcPr>
          <w:p w14:paraId="3B9B6BD2" w14:textId="77777777" w:rsidR="000C76B6" w:rsidRDefault="007F2873">
            <w:pPr>
              <w:keepNext/>
            </w:pPr>
            <w:r>
              <w:rPr>
                <w:sz w:val="20"/>
              </w:rPr>
              <w:t>t½ Human</w:t>
            </w:r>
          </w:p>
        </w:tc>
      </w:tr>
      <w:tr w:rsidR="000C76B6" w14:paraId="79403E72" w14:textId="77777777">
        <w:trPr>
          <w:cantSplit/>
        </w:trPr>
        <w:tc>
          <w:tcPr>
            <w:tcW w:w="1560" w:type="dxa"/>
          </w:tcPr>
          <w:p w14:paraId="6F9CA24D" w14:textId="77777777" w:rsidR="000C76B6" w:rsidRDefault="007F2873">
            <w:proofErr w:type="spellStart"/>
            <w:r>
              <w:rPr>
                <w:sz w:val="20"/>
              </w:rPr>
              <w:t>k_a</w:t>
            </w:r>
            <w:proofErr w:type="spellEnd"/>
            <w:r>
              <w:rPr>
                <w:sz w:val="20"/>
              </w:rPr>
              <w:t xml:space="preserve"> (absorption)</w:t>
            </w:r>
          </w:p>
        </w:tc>
        <w:tc>
          <w:tcPr>
            <w:tcW w:w="1560" w:type="dxa"/>
          </w:tcPr>
          <w:p w14:paraId="670B66A5" w14:textId="77777777" w:rsidR="000C76B6" w:rsidRDefault="007F2873">
            <w:r>
              <w:rPr>
                <w:sz w:val="20"/>
              </w:rPr>
              <w:t>1.50 h⁻¹</w:t>
            </w:r>
          </w:p>
        </w:tc>
        <w:tc>
          <w:tcPr>
            <w:tcW w:w="1560" w:type="dxa"/>
          </w:tcPr>
          <w:p w14:paraId="3B6DBFC1" w14:textId="77777777" w:rsidR="000C76B6" w:rsidRDefault="007F2873">
            <w:r>
              <w:rPr>
                <w:sz w:val="20"/>
              </w:rPr>
              <w:t>0.40 h⁻¹</w:t>
            </w:r>
          </w:p>
        </w:tc>
        <w:tc>
          <w:tcPr>
            <w:tcW w:w="1560" w:type="dxa"/>
          </w:tcPr>
          <w:p w14:paraId="7C621398" w14:textId="77777777" w:rsidR="000C76B6" w:rsidRDefault="007F2873">
            <w:r>
              <w:rPr>
                <w:sz w:val="20"/>
              </w:rPr>
              <w:t>Estimated (SC vs IP)</w:t>
            </w:r>
          </w:p>
        </w:tc>
        <w:tc>
          <w:tcPr>
            <w:tcW w:w="1560" w:type="dxa"/>
          </w:tcPr>
          <w:p w14:paraId="5996AF2B" w14:textId="77777777" w:rsidR="000C76B6" w:rsidRDefault="007F2873">
            <w:r>
              <w:rPr>
                <w:sz w:val="20"/>
              </w:rPr>
              <w:t>0.5 h</w:t>
            </w:r>
          </w:p>
        </w:tc>
        <w:tc>
          <w:tcPr>
            <w:tcW w:w="1560" w:type="dxa"/>
          </w:tcPr>
          <w:p w14:paraId="04CAF5B1" w14:textId="77777777" w:rsidR="000C76B6" w:rsidRDefault="007F2873">
            <w:r>
              <w:rPr>
                <w:sz w:val="20"/>
              </w:rPr>
              <w:t>1.7 h</w:t>
            </w:r>
          </w:p>
        </w:tc>
      </w:tr>
      <w:tr w:rsidR="000C76B6" w14:paraId="073EC4DF" w14:textId="77777777">
        <w:trPr>
          <w:cantSplit/>
        </w:trPr>
        <w:tc>
          <w:tcPr>
            <w:tcW w:w="1560" w:type="dxa"/>
          </w:tcPr>
          <w:p w14:paraId="30A88FA1" w14:textId="77777777" w:rsidR="000C76B6" w:rsidRDefault="007F2873">
            <w:proofErr w:type="spellStart"/>
            <w:r>
              <w:rPr>
                <w:sz w:val="20"/>
              </w:rPr>
              <w:t>k_e,plasma</w:t>
            </w:r>
            <w:proofErr w:type="spellEnd"/>
            <w:r>
              <w:rPr>
                <w:sz w:val="20"/>
              </w:rPr>
              <w:t xml:space="preserve"> (elimination)</w:t>
            </w:r>
          </w:p>
        </w:tc>
        <w:tc>
          <w:tcPr>
            <w:tcW w:w="1560" w:type="dxa"/>
          </w:tcPr>
          <w:p w14:paraId="4D9AE2D6" w14:textId="77777777" w:rsidR="000C76B6" w:rsidRDefault="007F2873">
            <w:r>
              <w:rPr>
                <w:sz w:val="20"/>
              </w:rPr>
              <w:t>0.231 h⁻¹</w:t>
            </w:r>
          </w:p>
        </w:tc>
        <w:tc>
          <w:tcPr>
            <w:tcW w:w="1560" w:type="dxa"/>
          </w:tcPr>
          <w:p w14:paraId="49FD134B" w14:textId="77777777" w:rsidR="000C76B6" w:rsidRDefault="007F2873">
            <w:r>
              <w:rPr>
                <w:sz w:val="20"/>
              </w:rPr>
              <w:t>0.032 h⁻¹</w:t>
            </w:r>
          </w:p>
        </w:tc>
        <w:tc>
          <w:tcPr>
            <w:tcW w:w="1560" w:type="dxa"/>
          </w:tcPr>
          <w:p w14:paraId="0CD9FF23" w14:textId="77777777" w:rsidR="000C76B6" w:rsidRDefault="007F2873">
            <w:r>
              <w:rPr>
                <w:sz w:val="20"/>
              </w:rPr>
              <w:t>BW⁻⁰·²⁵ allometry</w:t>
            </w:r>
          </w:p>
        </w:tc>
        <w:tc>
          <w:tcPr>
            <w:tcW w:w="1560" w:type="dxa"/>
          </w:tcPr>
          <w:p w14:paraId="221DA1DB" w14:textId="77777777" w:rsidR="000C76B6" w:rsidRDefault="007F2873">
            <w:r>
              <w:rPr>
                <w:sz w:val="20"/>
              </w:rPr>
              <w:t>3.0 h</w:t>
            </w:r>
          </w:p>
        </w:tc>
        <w:tc>
          <w:tcPr>
            <w:tcW w:w="1560" w:type="dxa"/>
          </w:tcPr>
          <w:p w14:paraId="65D7149D" w14:textId="77777777" w:rsidR="000C76B6" w:rsidRDefault="007F2873">
            <w:r>
              <w:rPr>
                <w:sz w:val="20"/>
              </w:rPr>
              <w:t>21.7 h</w:t>
            </w:r>
          </w:p>
        </w:tc>
      </w:tr>
      <w:tr w:rsidR="000C76B6" w14:paraId="4A1A41F2" w14:textId="77777777">
        <w:trPr>
          <w:cantSplit/>
        </w:trPr>
        <w:tc>
          <w:tcPr>
            <w:tcW w:w="1560" w:type="dxa"/>
          </w:tcPr>
          <w:p w14:paraId="0E135FD4" w14:textId="77777777" w:rsidR="000C76B6" w:rsidRDefault="007F2873">
            <w:r>
              <w:rPr>
                <w:sz w:val="20"/>
              </w:rPr>
              <w:t>k_12 (distribution)</w:t>
            </w:r>
          </w:p>
        </w:tc>
        <w:tc>
          <w:tcPr>
            <w:tcW w:w="1560" w:type="dxa"/>
          </w:tcPr>
          <w:p w14:paraId="18500011" w14:textId="77777777" w:rsidR="000C76B6" w:rsidRDefault="007F2873">
            <w:r>
              <w:rPr>
                <w:sz w:val="20"/>
              </w:rPr>
              <w:t>0.30 h⁻¹</w:t>
            </w:r>
          </w:p>
        </w:tc>
        <w:tc>
          <w:tcPr>
            <w:tcW w:w="1560" w:type="dxa"/>
          </w:tcPr>
          <w:p w14:paraId="501F3A8E" w14:textId="77777777" w:rsidR="000C76B6" w:rsidRDefault="007F2873">
            <w:r>
              <w:rPr>
                <w:sz w:val="20"/>
              </w:rPr>
              <w:t>0.041 h⁻¹</w:t>
            </w:r>
          </w:p>
        </w:tc>
        <w:tc>
          <w:tcPr>
            <w:tcW w:w="1560" w:type="dxa"/>
          </w:tcPr>
          <w:p w14:paraId="59164422" w14:textId="77777777" w:rsidR="000C76B6" w:rsidRDefault="007F2873">
            <w:r>
              <w:rPr>
                <w:sz w:val="20"/>
              </w:rPr>
              <w:t>BW⁻⁰·²⁵ allometry</w:t>
            </w:r>
          </w:p>
        </w:tc>
        <w:tc>
          <w:tcPr>
            <w:tcW w:w="1560" w:type="dxa"/>
          </w:tcPr>
          <w:p w14:paraId="4640B16E" w14:textId="77777777" w:rsidR="000C76B6" w:rsidRDefault="007F2873">
            <w:r>
              <w:rPr>
                <w:sz w:val="20"/>
              </w:rPr>
              <w:t>—</w:t>
            </w:r>
          </w:p>
        </w:tc>
        <w:tc>
          <w:tcPr>
            <w:tcW w:w="1560" w:type="dxa"/>
          </w:tcPr>
          <w:p w14:paraId="3AE3A413" w14:textId="77777777" w:rsidR="000C76B6" w:rsidRDefault="007F2873">
            <w:r>
              <w:rPr>
                <w:sz w:val="20"/>
              </w:rPr>
              <w:t>—</w:t>
            </w:r>
          </w:p>
        </w:tc>
      </w:tr>
      <w:tr w:rsidR="000C76B6" w14:paraId="19A2396F" w14:textId="77777777">
        <w:trPr>
          <w:cantSplit/>
        </w:trPr>
        <w:tc>
          <w:tcPr>
            <w:tcW w:w="1560" w:type="dxa"/>
          </w:tcPr>
          <w:p w14:paraId="6C60C0F8" w14:textId="77777777" w:rsidR="000C76B6" w:rsidRDefault="007F2873">
            <w:r>
              <w:rPr>
                <w:sz w:val="20"/>
              </w:rPr>
              <w:t>k_21 (redistribution)</w:t>
            </w:r>
          </w:p>
        </w:tc>
        <w:tc>
          <w:tcPr>
            <w:tcW w:w="1560" w:type="dxa"/>
          </w:tcPr>
          <w:p w14:paraId="56D7E50D" w14:textId="77777777" w:rsidR="000C76B6" w:rsidRDefault="007F2873">
            <w:r>
              <w:rPr>
                <w:sz w:val="20"/>
              </w:rPr>
              <w:t>0.20 h⁻¹</w:t>
            </w:r>
          </w:p>
        </w:tc>
        <w:tc>
          <w:tcPr>
            <w:tcW w:w="1560" w:type="dxa"/>
          </w:tcPr>
          <w:p w14:paraId="337B0069" w14:textId="77777777" w:rsidR="000C76B6" w:rsidRDefault="007F2873">
            <w:r>
              <w:rPr>
                <w:sz w:val="20"/>
              </w:rPr>
              <w:t>0.027 h⁻¹</w:t>
            </w:r>
          </w:p>
        </w:tc>
        <w:tc>
          <w:tcPr>
            <w:tcW w:w="1560" w:type="dxa"/>
          </w:tcPr>
          <w:p w14:paraId="10CB8A13" w14:textId="77777777" w:rsidR="000C76B6" w:rsidRDefault="007F2873">
            <w:r>
              <w:rPr>
                <w:sz w:val="20"/>
              </w:rPr>
              <w:t>BW⁻⁰·²⁵ allometry</w:t>
            </w:r>
          </w:p>
        </w:tc>
        <w:tc>
          <w:tcPr>
            <w:tcW w:w="1560" w:type="dxa"/>
          </w:tcPr>
          <w:p w14:paraId="6B7CAAC7" w14:textId="77777777" w:rsidR="000C76B6" w:rsidRDefault="007F2873">
            <w:r>
              <w:rPr>
                <w:sz w:val="20"/>
              </w:rPr>
              <w:t>—</w:t>
            </w:r>
          </w:p>
        </w:tc>
        <w:tc>
          <w:tcPr>
            <w:tcW w:w="1560" w:type="dxa"/>
          </w:tcPr>
          <w:p w14:paraId="28B0971F" w14:textId="77777777" w:rsidR="000C76B6" w:rsidRDefault="007F2873">
            <w:r>
              <w:rPr>
                <w:sz w:val="20"/>
              </w:rPr>
              <w:t>—</w:t>
            </w:r>
          </w:p>
        </w:tc>
      </w:tr>
      <w:tr w:rsidR="000C76B6" w14:paraId="74FDEC6F" w14:textId="77777777">
        <w:trPr>
          <w:cantSplit/>
        </w:trPr>
        <w:tc>
          <w:tcPr>
            <w:tcW w:w="1560" w:type="dxa"/>
          </w:tcPr>
          <w:p w14:paraId="7F822180" w14:textId="77777777" w:rsidR="000C76B6" w:rsidRDefault="007F2873">
            <w:proofErr w:type="spellStart"/>
            <w:r>
              <w:rPr>
                <w:sz w:val="20"/>
              </w:rPr>
              <w:t>k_brain_in</w:t>
            </w:r>
            <w:proofErr w:type="spellEnd"/>
            <w:r>
              <w:rPr>
                <w:sz w:val="20"/>
              </w:rPr>
              <w:t xml:space="preserve"> (BBB entry)</w:t>
            </w:r>
          </w:p>
        </w:tc>
        <w:tc>
          <w:tcPr>
            <w:tcW w:w="1560" w:type="dxa"/>
          </w:tcPr>
          <w:p w14:paraId="3E4C24F6" w14:textId="77777777" w:rsidR="000C76B6" w:rsidRDefault="007F2873">
            <w:r>
              <w:rPr>
                <w:sz w:val="20"/>
              </w:rPr>
              <w:t>0.040 h⁻¹</w:t>
            </w:r>
          </w:p>
        </w:tc>
        <w:tc>
          <w:tcPr>
            <w:tcW w:w="1560" w:type="dxa"/>
          </w:tcPr>
          <w:p w14:paraId="0A32B5C8" w14:textId="77777777" w:rsidR="000C76B6" w:rsidRDefault="007F2873">
            <w:r>
              <w:rPr>
                <w:sz w:val="20"/>
              </w:rPr>
              <w:t>0.015 h⁻¹</w:t>
            </w:r>
          </w:p>
        </w:tc>
        <w:tc>
          <w:tcPr>
            <w:tcW w:w="1560" w:type="dxa"/>
          </w:tcPr>
          <w:p w14:paraId="567466E9" w14:textId="77777777" w:rsidR="000C76B6" w:rsidRDefault="007F2873">
            <w:r>
              <w:rPr>
                <w:sz w:val="20"/>
              </w:rPr>
              <w:t xml:space="preserve">Monkey </w:t>
            </w:r>
            <w:proofErr w:type="spellStart"/>
            <w:r>
              <w:rPr>
                <w:sz w:val="20"/>
              </w:rPr>
              <w:t>CSF:plasma</w:t>
            </w:r>
            <w:proofErr w:type="spellEnd"/>
            <w:r>
              <w:rPr>
                <w:sz w:val="20"/>
              </w:rPr>
              <w:t xml:space="preserve"> ratio</w:t>
            </w:r>
          </w:p>
        </w:tc>
        <w:tc>
          <w:tcPr>
            <w:tcW w:w="1560" w:type="dxa"/>
          </w:tcPr>
          <w:p w14:paraId="4A9CEDC2" w14:textId="77777777" w:rsidR="000C76B6" w:rsidRDefault="007F2873">
            <w:r>
              <w:rPr>
                <w:sz w:val="20"/>
              </w:rPr>
              <w:t>17.3 h</w:t>
            </w:r>
          </w:p>
        </w:tc>
        <w:tc>
          <w:tcPr>
            <w:tcW w:w="1560" w:type="dxa"/>
          </w:tcPr>
          <w:p w14:paraId="015A01A6" w14:textId="77777777" w:rsidR="000C76B6" w:rsidRDefault="007F2873">
            <w:r>
              <w:rPr>
                <w:sz w:val="20"/>
              </w:rPr>
              <w:t>46.2 h</w:t>
            </w:r>
          </w:p>
        </w:tc>
      </w:tr>
      <w:tr w:rsidR="000C76B6" w14:paraId="4809B7DD" w14:textId="77777777">
        <w:trPr>
          <w:cantSplit/>
        </w:trPr>
        <w:tc>
          <w:tcPr>
            <w:tcW w:w="1560" w:type="dxa"/>
          </w:tcPr>
          <w:p w14:paraId="4C6441D4" w14:textId="77777777" w:rsidR="000C76B6" w:rsidRDefault="007F2873">
            <w:proofErr w:type="spellStart"/>
            <w:r>
              <w:rPr>
                <w:sz w:val="20"/>
              </w:rPr>
              <w:t>k_brain_out</w:t>
            </w:r>
            <w:proofErr w:type="spellEnd"/>
            <w:r>
              <w:rPr>
                <w:sz w:val="20"/>
              </w:rPr>
              <w:t xml:space="preserve"> (BBB exit)</w:t>
            </w:r>
          </w:p>
        </w:tc>
        <w:tc>
          <w:tcPr>
            <w:tcW w:w="1560" w:type="dxa"/>
          </w:tcPr>
          <w:p w14:paraId="3D3E4FC9" w14:textId="77777777" w:rsidR="000C76B6" w:rsidRDefault="007F2873">
            <w:r>
              <w:rPr>
                <w:sz w:val="20"/>
              </w:rPr>
              <w:t>0.016 h⁻¹</w:t>
            </w:r>
          </w:p>
        </w:tc>
        <w:tc>
          <w:tcPr>
            <w:tcW w:w="1560" w:type="dxa"/>
          </w:tcPr>
          <w:p w14:paraId="1A87AFD5" w14:textId="77777777" w:rsidR="000C76B6" w:rsidRDefault="007F2873">
            <w:r>
              <w:rPr>
                <w:sz w:val="20"/>
              </w:rPr>
              <w:t>0.010 h⁻¹</w:t>
            </w:r>
          </w:p>
        </w:tc>
        <w:tc>
          <w:tcPr>
            <w:tcW w:w="1560" w:type="dxa"/>
          </w:tcPr>
          <w:p w14:paraId="627141BD" w14:textId="77777777" w:rsidR="000C76B6" w:rsidRDefault="007F2873">
            <w:ins w:id="90512" w:author="Claude (corrected analyses)" w:date="2026-09-23T12:00:00Z">
              <w:r>
                <w:rPr>
                  <w:sz w:val="20"/>
                </w:rPr>
                <w:t xml:space="preserve">Assumed (</w:t>
              </w:r>
            </w:ins>
            <w:r>
              <w:rPr>
                <w:sz w:val="20"/>
              </w:rPr>
              <w:t xml:space="preserve">BW⁻⁰·²⁵ </w:t>
            </w:r>
            <w:del w:id="90510" w:author="Claude (corrected analyses)" w:date="2026-09-23T12:00:00Z">
              <w:r>
                <w:rPr>
                  <w:sz w:val="20"/>
                </w:rPr>
                <w:delText xml:space="preserve">allometry</w:delText>
              </w:r>
            </w:del>
            <w:ins w:id="90511" w:author="Claude (corrected analyses)" w:date="2026-09-23T12:00:00Z">
              <w:r>
                <w:rPr>
                  <w:sz w:val="20"/>
                </w:rPr>
                <w:t xml:space="preserve">gives 0.0022 h⁻¹)</w:t>
              </w:r>
            </w:ins>
          </w:p>
        </w:tc>
        <w:tc>
          <w:tcPr>
            <w:tcW w:w="1560" w:type="dxa"/>
          </w:tcPr>
          <w:p w14:paraId="2DF3D4D1" w14:textId="77777777" w:rsidR="000C76B6" w:rsidRDefault="007F2873">
            <w:r>
              <w:rPr>
                <w:sz w:val="20"/>
              </w:rPr>
              <w:t>—</w:t>
            </w:r>
          </w:p>
        </w:tc>
        <w:tc>
          <w:tcPr>
            <w:tcW w:w="1560" w:type="dxa"/>
          </w:tcPr>
          <w:p w14:paraId="7E3811A4" w14:textId="77777777" w:rsidR="000C76B6" w:rsidRDefault="007F2873">
            <w:r>
              <w:rPr>
                <w:sz w:val="20"/>
              </w:rPr>
              <w:t>—</w:t>
            </w:r>
          </w:p>
        </w:tc>
      </w:tr>
      <w:tr w:rsidR="000C76B6" w14:paraId="4CF153F6" w14:textId="77777777">
        <w:trPr>
          <w:cantSplit/>
        </w:trPr>
        <w:tc>
          <w:tcPr>
            <w:tcW w:w="1560" w:type="dxa"/>
          </w:tcPr>
          <w:p w14:paraId="37DF79B8" w14:textId="77777777" w:rsidR="000C76B6" w:rsidRDefault="007F2873">
            <w:proofErr w:type="spellStart"/>
            <w:r>
              <w:rPr>
                <w:sz w:val="20"/>
              </w:rPr>
              <w:t>k_mito_in</w:t>
            </w:r>
            <w:proofErr w:type="spellEnd"/>
            <w:r>
              <w:rPr>
                <w:sz w:val="20"/>
              </w:rPr>
              <w:t xml:space="preserve"> (</w:t>
            </w:r>
            <w:proofErr w:type="spellStart"/>
            <w:r>
              <w:rPr>
                <w:sz w:val="20"/>
              </w:rPr>
              <w:t>mito</w:t>
            </w:r>
            <w:proofErr w:type="spellEnd"/>
            <w:r>
              <w:rPr>
                <w:sz w:val="20"/>
              </w:rPr>
              <w:t xml:space="preserve"> uptake)</w:t>
            </w:r>
          </w:p>
        </w:tc>
        <w:tc>
          <w:tcPr>
            <w:tcW w:w="1560" w:type="dxa"/>
          </w:tcPr>
          <w:p w14:paraId="134D58EB" w14:textId="77777777" w:rsidR="000C76B6" w:rsidRDefault="007F2873">
            <w:r>
              <w:rPr>
                <w:sz w:val="20"/>
              </w:rPr>
              <w:t>0.50 h⁻¹</w:t>
            </w:r>
          </w:p>
        </w:tc>
        <w:tc>
          <w:tcPr>
            <w:tcW w:w="1560" w:type="dxa"/>
          </w:tcPr>
          <w:p w14:paraId="1958F761" w14:textId="77777777" w:rsidR="000C76B6" w:rsidRDefault="007F2873">
            <w:r>
              <w:rPr>
                <w:sz w:val="20"/>
              </w:rPr>
              <w:t>0.50 h⁻¹</w:t>
            </w:r>
          </w:p>
        </w:tc>
        <w:tc>
          <w:tcPr>
            <w:tcW w:w="1560" w:type="dxa"/>
          </w:tcPr>
          <w:p w14:paraId="05170D13" w14:textId="77777777" w:rsidR="000C76B6" w:rsidRDefault="007F2873">
            <w:r>
              <w:rPr>
                <w:sz w:val="20"/>
              </w:rPr>
              <w:t>Unscaled (physiology-independent)</w:t>
            </w:r>
          </w:p>
        </w:tc>
        <w:tc>
          <w:tcPr>
            <w:tcW w:w="1560" w:type="dxa"/>
          </w:tcPr>
          <w:p w14:paraId="605D344B" w14:textId="77777777" w:rsidR="000C76B6" w:rsidRDefault="007F2873">
            <w:r>
              <w:rPr>
                <w:sz w:val="20"/>
              </w:rPr>
              <w:t>—</w:t>
            </w:r>
          </w:p>
        </w:tc>
        <w:tc>
          <w:tcPr>
            <w:tcW w:w="1560" w:type="dxa"/>
          </w:tcPr>
          <w:p w14:paraId="72AC0965" w14:textId="77777777" w:rsidR="000C76B6" w:rsidRDefault="007F2873">
            <w:r>
              <w:rPr>
                <w:sz w:val="20"/>
              </w:rPr>
              <w:t>—</w:t>
            </w:r>
          </w:p>
        </w:tc>
      </w:tr>
      <w:tr w:rsidR="000C76B6" w14:paraId="451870CD" w14:textId="77777777">
        <w:trPr>
          <w:cantSplit/>
        </w:trPr>
        <w:tc>
          <w:tcPr>
            <w:tcW w:w="1560" w:type="dxa"/>
          </w:tcPr>
          <w:p w14:paraId="612EF056" w14:textId="77777777" w:rsidR="000C76B6" w:rsidRDefault="007F2873">
            <w:proofErr w:type="spellStart"/>
            <w:r>
              <w:rPr>
                <w:sz w:val="20"/>
              </w:rPr>
              <w:t>k_mito_out</w:t>
            </w:r>
            <w:proofErr w:type="spellEnd"/>
            <w:r>
              <w:rPr>
                <w:sz w:val="20"/>
              </w:rPr>
              <w:t xml:space="preserve"> (</w:t>
            </w:r>
            <w:proofErr w:type="spellStart"/>
            <w:r>
              <w:rPr>
                <w:sz w:val="20"/>
              </w:rPr>
              <w:t>mito</w:t>
            </w:r>
            <w:proofErr w:type="spellEnd"/>
            <w:r>
              <w:rPr>
                <w:sz w:val="20"/>
              </w:rPr>
              <w:t xml:space="preserve"> efflux)</w:t>
            </w:r>
          </w:p>
        </w:tc>
        <w:tc>
          <w:tcPr>
            <w:tcW w:w="1560" w:type="dxa"/>
          </w:tcPr>
          <w:p w14:paraId="60C709A1" w14:textId="77777777" w:rsidR="000C76B6" w:rsidRDefault="007F2873">
            <w:r>
              <w:rPr>
                <w:sz w:val="20"/>
              </w:rPr>
              <w:t>0.020 h⁻¹</w:t>
            </w:r>
          </w:p>
        </w:tc>
        <w:tc>
          <w:tcPr>
            <w:tcW w:w="1560" w:type="dxa"/>
          </w:tcPr>
          <w:p w14:paraId="4EC93F07" w14:textId="77777777" w:rsidR="000C76B6" w:rsidRDefault="007F2873">
            <w:r>
              <w:rPr>
                <w:sz w:val="20"/>
              </w:rPr>
              <w:t>0.020 h⁻¹</w:t>
            </w:r>
          </w:p>
        </w:tc>
        <w:tc>
          <w:tcPr>
            <w:tcW w:w="1560" w:type="dxa"/>
          </w:tcPr>
          <w:p w14:paraId="1983CBB5" w14:textId="77777777" w:rsidR="000C76B6" w:rsidRDefault="007F2873">
            <w:r>
              <w:rPr>
                <w:sz w:val="20"/>
              </w:rPr>
              <w:t>Unscaled (physiology-independent)</w:t>
            </w:r>
          </w:p>
        </w:tc>
        <w:tc>
          <w:tcPr>
            <w:tcW w:w="1560" w:type="dxa"/>
          </w:tcPr>
          <w:p w14:paraId="702AA243" w14:textId="77777777" w:rsidR="000C76B6" w:rsidRDefault="007F2873">
            <w:r>
              <w:rPr>
                <w:sz w:val="20"/>
              </w:rPr>
              <w:t>—</w:t>
            </w:r>
          </w:p>
        </w:tc>
        <w:tc>
          <w:tcPr>
            <w:tcW w:w="1560" w:type="dxa"/>
          </w:tcPr>
          <w:p w14:paraId="2E9FD76E" w14:textId="77777777" w:rsidR="000C76B6" w:rsidRDefault="007F2873">
            <w:r>
              <w:rPr>
                <w:sz w:val="20"/>
              </w:rPr>
              <w:t>—</w:t>
            </w:r>
          </w:p>
        </w:tc>
      </w:tr>
      <w:tr w:rsidR="000C76B6" w14:paraId="4B40B139" w14:textId="77777777">
        <w:trPr>
          <w:cantSplit/>
        </w:trPr>
        <w:tc>
          <w:tcPr>
            <w:tcW w:w="1560" w:type="dxa"/>
          </w:tcPr>
          <w:p w14:paraId="55AC3A25" w14:textId="77777777" w:rsidR="000C76B6" w:rsidRDefault="007F2873">
            <w:proofErr w:type="spellStart"/>
            <w:r>
              <w:rPr>
                <w:sz w:val="20"/>
              </w:rPr>
              <w:t>C_ref</w:t>
            </w:r>
            <w:proofErr w:type="spellEnd"/>
          </w:p>
        </w:tc>
        <w:tc>
          <w:tcPr>
            <w:tcW w:w="1560" w:type="dxa"/>
          </w:tcPr>
          <w:p w14:paraId="4B3F76D5" w14:textId="77777777" w:rsidR="000C76B6" w:rsidRDefault="007F2873">
            <w:del w:id="90513" w:author="Claude (corrected analyses)" w:date="2026-09-23T12:00:00Z">
              <w:r>
                <w:rPr>
                  <w:sz w:val="20"/>
                </w:rPr>
                <w:delText>4.43</w:delText>
              </w:r>
            </w:del>
            <w:ins w:id="90514" w:author="Claude (corrected analyses)" w:date="2026-09-23T12:00:00Z">
              <w:r>
                <w:rPr>
                  <w:sz w:val="20"/>
                </w:rPr>
                <w:t xml:space="preserve">11.27</w:t>
              </w:r>
            </w:ins>
          </w:p>
        </w:tc>
        <w:tc>
          <w:tcPr>
            <w:tcW w:w="1560" w:type="dxa"/>
          </w:tcPr>
          <w:p w14:paraId="5CBE979A" w14:textId="77777777" w:rsidR="000C76B6" w:rsidRDefault="007F2873">
            <w:del w:id="90515" w:author="Claude (corrected analyses)" w:date="2026-09-23T12:00:00Z">
              <w:r>
                <w:rPr>
                  <w:sz w:val="20"/>
                </w:rPr>
                <w:delText>2.15</w:delText>
              </w:r>
            </w:del>
            <w:ins w:id="90516" w:author="Claude (corrected analyses)" w:date="2026-09-23T12:00:00Z">
              <w:r>
                <w:rPr>
                  <w:sz w:val="20"/>
                </w:rPr>
                <w:t xml:space="preserve">48.83</w:t>
              </w:r>
            </w:ins>
          </w:p>
        </w:tc>
        <w:tc>
          <w:tcPr>
            <w:tcW w:w="1560" w:type="dxa"/>
          </w:tcPr>
          <w:p w14:paraId="16CAE110" w14:textId="77777777" w:rsidR="000C76B6" w:rsidRDefault="007F2873">
            <w:del w:id="90517" w:author="Claude (corrected analyses)" w:date="2026-09-23T12:00:00Z">
              <w:r>
                <w:rPr>
                  <w:sz w:val="20"/>
                </w:rPr>
                <w:delText>Computed (120-day SS at ref dose)</w:delText>
              </w:r>
            </w:del>
            <w:ins w:id="90518" w:author="Claude (corrected analyses)" w:date="2026-09-23T12:00:00Z">
              <w:r>
                <w:rPr>
                  <w:sz w:val="20"/>
                </w:rPr>
                <w:t xml:space="preserve">Exact steady-state mean at reference dose</w:t>
              </w:r>
            </w:ins>
          </w:p>
        </w:tc>
        <w:tc>
          <w:tcPr>
            <w:tcW w:w="1560" w:type="dxa"/>
          </w:tcPr>
          <w:p w14:paraId="0028EECB" w14:textId="77777777" w:rsidR="000C76B6" w:rsidRDefault="007F2873">
            <w:r>
              <w:rPr>
                <w:sz w:val="20"/>
              </w:rPr>
              <w:t>—</w:t>
            </w:r>
          </w:p>
        </w:tc>
        <w:tc>
          <w:tcPr>
            <w:tcW w:w="1560" w:type="dxa"/>
          </w:tcPr>
          <w:p w14:paraId="3D5D9C44" w14:textId="77777777" w:rsidR="000C76B6" w:rsidRDefault="007F2873">
            <w:r>
              <w:rPr>
                <w:sz w:val="20"/>
              </w:rPr>
              <w:t>—</w:t>
            </w:r>
          </w:p>
        </w:tc>
      </w:tr>
      <w:tr w:rsidR="000C76B6" w14:paraId="054B33ED" w14:textId="77777777">
        <w:trPr>
          <w:cantSplit/>
        </w:trPr>
        <w:tc>
          <w:tcPr>
            <w:tcW w:w="1560" w:type="dxa"/>
          </w:tcPr>
          <w:p w14:paraId="0BDBBBBD" w14:textId="77777777" w:rsidR="000C76B6" w:rsidRDefault="007F2873">
            <w:r>
              <w:rPr>
                <w:sz w:val="20"/>
              </w:rPr>
              <w:lastRenderedPageBreak/>
              <w:t>Reference dose</w:t>
            </w:r>
          </w:p>
        </w:tc>
        <w:tc>
          <w:tcPr>
            <w:tcW w:w="1560" w:type="dxa"/>
          </w:tcPr>
          <w:p w14:paraId="07BE07F2" w14:textId="77777777" w:rsidR="000C76B6" w:rsidRDefault="007F2873">
            <w:r>
              <w:rPr>
                <w:sz w:val="20"/>
              </w:rPr>
              <w:t>5 mg kg⁻¹ IP</w:t>
            </w:r>
          </w:p>
        </w:tc>
        <w:tc>
          <w:tcPr>
            <w:tcW w:w="1560" w:type="dxa"/>
          </w:tcPr>
          <w:p w14:paraId="204390EE" w14:textId="77777777" w:rsidR="000C76B6" w:rsidRDefault="007F2873">
            <w:r>
              <w:rPr>
                <w:sz w:val="20"/>
              </w:rPr>
              <w:t>30 mg SC daily</w:t>
            </w:r>
          </w:p>
        </w:tc>
        <w:tc>
          <w:tcPr>
            <w:tcW w:w="1560" w:type="dxa"/>
          </w:tcPr>
          <w:p w14:paraId="5B1BAEE9" w14:textId="77777777" w:rsidR="000C76B6" w:rsidRDefault="007F2873">
            <w:r>
              <w:rPr>
                <w:sz w:val="20"/>
              </w:rPr>
              <w:t xml:space="preserve">FDA K_m conversion (</w:t>
            </w:r>
            <w:del w:id="90519" w:author="Claude (corrected analyses)" w:date="2026-09-23T12:00:00Z">
              <w:r>
                <w:rPr>
                  <w:sz w:val="20"/>
                </w:rPr>
                <w:delText xml:space="preserve">mouse → human</w:delText>
              </w:r>
            </w:del>
            <w:ins w:id="90520" w:author="Claude (corrected analyses)" w:date="2026-09-23T12:00:00Z">
              <w:r>
                <w:rPr>
                  <w:sz w:val="20"/>
                </w:rPr>
                <w:t xml:space="preserve">28.4 mg, rounded</w:t>
              </w:r>
            </w:ins>
            <w:r>
              <w:rPr>
                <w:sz w:val="20"/>
              </w:rPr>
              <w:t xml:space="preserve">)</w:t>
            </w:r>
          </w:p>
        </w:tc>
        <w:tc>
          <w:tcPr>
            <w:tcW w:w="1560" w:type="dxa"/>
          </w:tcPr>
          <w:p w14:paraId="5012002D" w14:textId="77777777" w:rsidR="000C76B6" w:rsidRDefault="007F2873">
            <w:r>
              <w:rPr>
                <w:sz w:val="20"/>
              </w:rPr>
              <w:t>—</w:t>
            </w:r>
          </w:p>
        </w:tc>
        <w:tc>
          <w:tcPr>
            <w:tcW w:w="1560" w:type="dxa"/>
          </w:tcPr>
          <w:p w14:paraId="5D9DAEE3" w14:textId="77777777" w:rsidR="000C76B6" w:rsidRDefault="007F2873">
            <w:r>
              <w:rPr>
                <w:sz w:val="20"/>
              </w:rPr>
              <w:t>—</w:t>
            </w:r>
          </w:p>
        </w:tc>
      </w:tr>
      <w:tr w:rsidR="000C76B6" w14:paraId="054B33ED" w14:textId="77777777">
        <w:trPr>
          <w:cantSplit/>
          <w:ins w:id="90534" w:author="Claude (corrected analyses)" w:date="2026-09-23T12:00:00Z"/>
        </w:trPr>
        <w:tc>
          <w:tcPr>
            <w:tcW w:w="1560" w:type="dxa"/>
          </w:tcPr>
          <w:p w14:paraId="0BDBBBBD" w14:textId="77777777" w:rsidR="000C76B6" w:rsidRDefault="007F2873">
            <w:pPr>
              <w:rPr>
                <w:ins w:id="90535" w:author="Claude (corrected analyses)" w:date="2026-09-23T12:00:00Z"/>
              </w:rPr>
            </w:pPr>
            <w:ins w:id="90536" w:author="Claude (corrected analyses)" w:date="2026-09-23T12:00:00Z">
              <w:r>
                <w:rPr>
                  <w:sz w:val="20"/>
                </w:rPr>
                <w:t xml:space="preserve">Slowest disposition mode</w:t>
              </w:r>
            </w:ins>
          </w:p>
        </w:tc>
        <w:tc>
          <w:tcPr>
            <w:tcW w:w="1560" w:type="dxa"/>
          </w:tcPr>
          <w:p w14:paraId="07BE07F2" w14:textId="77777777" w:rsidR="000C76B6" w:rsidRDefault="007F2873">
            <w:pPr>
              <w:rPr>
                <w:ins w:id="90537" w:author="Claude (corrected analyses)" w:date="2026-09-23T12:00:00Z"/>
              </w:rPr>
            </w:pPr>
            <w:ins w:id="90538" w:author="Claude (corrected analyses)" w:date="2026-09-23T12:00:00Z">
              <w:r>
                <w:rPr>
                  <w:sz w:val="20"/>
                </w:rPr>
                <w:t xml:space="preserve">—</w:t>
              </w:r>
            </w:ins>
          </w:p>
        </w:tc>
        <w:tc>
          <w:tcPr>
            <w:tcW w:w="1560" w:type="dxa"/>
          </w:tcPr>
          <w:p w14:paraId="204390EE" w14:textId="77777777" w:rsidR="000C76B6" w:rsidRDefault="007F2873">
            <w:pPr>
              <w:rPr>
                <w:ins w:id="90539" w:author="Claude (corrected analyses)" w:date="2026-09-23T12:00:00Z"/>
              </w:rPr>
            </w:pPr>
            <w:ins w:id="90540" w:author="Claude (corrected analyses)" w:date="2026-09-23T12:00:00Z">
              <w:r>
                <w:rPr>
                  <w:sz w:val="20"/>
                </w:rPr>
                <w:t xml:space="preserve">—</w:t>
              </w:r>
            </w:ins>
          </w:p>
        </w:tc>
        <w:tc>
          <w:tcPr>
            <w:tcW w:w="1560" w:type="dxa"/>
          </w:tcPr>
          <w:p w14:paraId="5B1BAEE9" w14:textId="77777777" w:rsidR="000C76B6" w:rsidRDefault="007F2873">
            <w:pPr>
              <w:rPr>
                <w:ins w:id="90541" w:author="Claude (corrected analyses)" w:date="2026-09-23T12:00:00Z"/>
              </w:rPr>
            </w:pPr>
            <w:ins w:id="90542" w:author="Claude (corrected analyses)" w:date="2026-09-23T12:00:00Z">
              <w:r>
                <w:rPr>
                  <w:sz w:val="20"/>
                </w:rPr>
                <w:t xml:space="preserve">Eigenvalue of linear PK system</w:t>
              </w:r>
            </w:ins>
          </w:p>
        </w:tc>
        <w:tc>
          <w:tcPr>
            <w:tcW w:w="1560" w:type="dxa"/>
          </w:tcPr>
          <w:p w14:paraId="5012002D" w14:textId="77777777" w:rsidR="000C76B6" w:rsidRDefault="007F2873">
            <w:pPr>
              <w:rPr>
                <w:ins w:id="90543" w:author="Claude (corrected analyses)" w:date="2026-09-23T12:00:00Z"/>
              </w:rPr>
            </w:pPr>
            <w:ins w:id="90544" w:author="Claude (corrected analyses)" w:date="2026-09-23T12:00:00Z">
              <w:r>
                <w:rPr>
                  <w:sz w:val="20"/>
                </w:rPr>
                <w:t xml:space="preserve">56.5 d</w:t>
              </w:r>
            </w:ins>
          </w:p>
        </w:tc>
        <w:tc>
          <w:tcPr>
            <w:tcW w:w="1560" w:type="dxa"/>
          </w:tcPr>
          <w:p w14:paraId="5D9DAEE3" w14:textId="77777777" w:rsidR="000C76B6" w:rsidRDefault="007F2873">
            <w:pPr>
              <w:rPr>
                <w:ins w:id="90545" w:author="Claude (corrected analyses)" w:date="2026-09-23T12:00:00Z"/>
              </w:rPr>
            </w:pPr>
            <w:ins w:id="90546" w:author="Claude (corrected analyses)" w:date="2026-09-23T12:00:00Z">
              <w:r>
                <w:rPr>
                  <w:sz w:val="20"/>
                </w:rPr>
                <w:t xml:space="preserve">112.4 d</w:t>
              </w:r>
            </w:ins>
          </w:p>
        </w:tc>
      </w:tr>
      <w:tr w:rsidR="000C76B6" w14:paraId="054B33ED" w14:textId="77777777">
        <w:trPr>
          <w:cantSplit/>
          <w:ins w:id="90521" w:author="Claude (corrected analyses)" w:date="2026-09-23T12:00:00Z"/>
        </w:trPr>
        <w:tc>
          <w:tcPr>
            <w:tcW w:w="1560" w:type="dxa"/>
          </w:tcPr>
          <w:p w14:paraId="0BDBBBBD" w14:textId="77777777" w:rsidR="000C76B6" w:rsidRDefault="007F2873">
            <w:pPr>
              <w:rPr>
                <w:ins w:id="90522" w:author="Claude (corrected analyses)" w:date="2026-09-23T12:00:00Z"/>
              </w:rPr>
            </w:pPr>
            <w:ins w:id="90523" w:author="Claude (corrected analyses)" w:date="2026-09-23T12:00:00Z">
              <w:r>
                <w:rPr>
                  <w:sz w:val="20"/>
                </w:rPr>
                <w:t xml:space="preserve">Time to 90% of SS trough</w:t>
              </w:r>
            </w:ins>
          </w:p>
        </w:tc>
        <w:tc>
          <w:tcPr>
            <w:tcW w:w="1560" w:type="dxa"/>
          </w:tcPr>
          <w:p w14:paraId="07BE07F2" w14:textId="77777777" w:rsidR="000C76B6" w:rsidRDefault="007F2873">
            <w:pPr>
              <w:rPr>
                <w:ins w:id="90524" w:author="Claude (corrected analyses)" w:date="2026-09-23T12:00:00Z"/>
              </w:rPr>
            </w:pPr>
            <w:ins w:id="90525" w:author="Claude (corrected analyses)" w:date="2026-09-23T12:00:00Z">
              <w:r>
                <w:rPr>
                  <w:sz w:val="20"/>
                </w:rPr>
                <w:t xml:space="preserve">—</w:t>
              </w:r>
            </w:ins>
          </w:p>
        </w:tc>
        <w:tc>
          <w:tcPr>
            <w:tcW w:w="1560" w:type="dxa"/>
          </w:tcPr>
          <w:p w14:paraId="204390EE" w14:textId="77777777" w:rsidR="000C76B6" w:rsidRDefault="007F2873">
            <w:pPr>
              <w:rPr>
                <w:ins w:id="90526" w:author="Claude (corrected analyses)" w:date="2026-09-23T12:00:00Z"/>
              </w:rPr>
            </w:pPr>
            <w:ins w:id="90527" w:author="Claude (corrected analyses)" w:date="2026-09-23T12:00:00Z">
              <w:r>
                <w:rPr>
                  <w:sz w:val="20"/>
                </w:rPr>
                <w:t xml:space="preserve">—</w:t>
              </w:r>
            </w:ins>
          </w:p>
        </w:tc>
        <w:tc>
          <w:tcPr>
            <w:tcW w:w="1560" w:type="dxa"/>
          </w:tcPr>
          <w:p w14:paraId="5B1BAEE9" w14:textId="77777777" w:rsidR="000C76B6" w:rsidRDefault="007F2873">
            <w:pPr>
              <w:rPr>
                <w:ins w:id="90528" w:author="Claude (corrected analyses)" w:date="2026-09-23T12:00:00Z"/>
              </w:rPr>
            </w:pPr>
            <w:ins w:id="90529" w:author="Claude (corrected analyses)" w:date="2026-09-23T12:00:00Z">
              <w:r>
                <w:rPr>
                  <w:sz w:val="20"/>
                </w:rPr>
                <w:t xml:space="preserve">Daily dosing from zero</w:t>
              </w:r>
            </w:ins>
          </w:p>
        </w:tc>
        <w:tc>
          <w:tcPr>
            <w:tcW w:w="1560" w:type="dxa"/>
          </w:tcPr>
          <w:p w14:paraId="5012002D" w14:textId="77777777" w:rsidR="000C76B6" w:rsidRDefault="007F2873">
            <w:pPr>
              <w:rPr>
                <w:ins w:id="90530" w:author="Claude (corrected analyses)" w:date="2026-09-23T12:00:00Z"/>
              </w:rPr>
            </w:pPr>
            <w:ins w:id="90531" w:author="Claude (corrected analyses)" w:date="2026-09-23T12:00:00Z">
              <w:r>
                <w:rPr>
                  <w:sz w:val="20"/>
                </w:rPr>
                <w:t xml:space="preserve">188 d</w:t>
              </w:r>
            </w:ins>
          </w:p>
        </w:tc>
        <w:tc>
          <w:tcPr>
            <w:tcW w:w="1560" w:type="dxa"/>
          </w:tcPr>
          <w:p w14:paraId="5D9DAEE3" w14:textId="77777777" w:rsidR="000C76B6" w:rsidRDefault="007F2873">
            <w:pPr>
              <w:rPr>
                <w:ins w:id="90532" w:author="Claude (corrected analyses)" w:date="2026-09-23T12:00:00Z"/>
              </w:rPr>
            </w:pPr>
            <w:ins w:id="90533" w:author="Claude (corrected analyses)" w:date="2026-09-23T12:00:00Z">
              <w:r>
                <w:rPr>
                  <w:sz w:val="20"/>
                </w:rPr>
                <w:t xml:space="preserve">376 d</w:t>
              </w:r>
            </w:ins>
          </w:p>
        </w:tc>
      </w:tr>
    </w:tbl>
    <w:p>
      <w:pPr>
        <w:rPr>
          <w:ins w:id="90547" w:author="Claude (corrected analyses)" w:date="2026-09-23T12:00:00Z"/>
          <w:i/>
          <w:sz w:val="20"/>
          <w:szCs w:val="20"/>
        </w:rPr>
      </w:pPr>
      <w:ins w:id="90548" w:author="Claude (corrected analyses)" w:date="2026-09-23T12:00:00Z">
        <w:r>
          <w:rPr>
            <w:i/>
            <w:sz w:val="20"/>
            <w:szCs w:val="20"/>
          </w:rPr>
          <w:t xml:space="preserve">Rate-constant half-lives are ln2/k for the individual process, not terminal half-lives of the coupled system. C_ref is the exact steady-state mean mitochondrial amount for one reference dose daily (previously 4.43 and 2.15, described as 120-day values); k_drug was re-expressed as 0.2545 h⁻¹ so that mouse simulations are unchanged (scenario A).</w:t>
        </w:r>
      </w:ins>
    </w:p>
    <w:p w14:paraId="3113CF6F" w14:textId="77777777" w:rsidR="000C76B6" w:rsidRDefault="007F2873">
      <w:pPr>
        <w:pStyle w:val="Heading2"/>
      </w:pPr>
      <w:r>
        <w:rPr>
          <w:rFonts w:ascii="Times New Roman" w:hAnsi="Times New Roman"/>
        </w:rPr>
        <w:t>3.7 Virtual Clinical Trial</w:t>
      </w:r>
    </w:p>
    <w:p w14:paraId="6009A1F9" w14:textId="77777777" w:rsidR="000C76B6" w:rsidRDefault="007F2873">
      <w:del w:id="90159" w:author="Claude (corrected analyses)" w:date="2026-09-23T12:00:00Z">
        <w:r>
          <w:delText xml:space="preserve">The virtual population</w:delText>
        </w:r>
      </w:del>
      <w:ins w:id="90160" w:author="Claude (corrected analyses)" w:date="2026-09-23T12:00:00Z">
        <w:r>
          <w:t xml:space="preserve">Of 271 candidates screened, 21 did not reach symptom onset within 30 years; 250 were enrolled a median of 3.7 years (IQR 1.0–8.1) after simulation start, with DA neuron survival of 0.27–0.69 at diagnosis (median 0.64), and all 250 were analysed. Treatment</w:t>
        </w:r>
      </w:ins>
      <w:r>
        <w:t xml:space="preserve"> produced dose-dependent separation</w:t>
      </w:r>
      <w:del w:id="90158" w:author="Claude (corrected analyses)" w:date="2026-09-23T12:00:00Z">
        <w:r>
          <w:delText xml:space="preserve"> across all metrics</w:delText>
        </w:r>
      </w:del>
      <w:r>
        <w:t xml:space="preserve"> at 18 months (Figure 6A, Table 5)</w:t>
      </w:r>
      <w:ins w:id="90157" w:author="Claude (corrected analyses)" w:date="2026-09-23T12:00:00Z">
        <w:r>
          <w:t xml:space="preserve">: at 30 mg, d = 0.117 (95% CI 0.099–0.137) for DA neuron preservation and 0.136 for motor score</w:t>
        </w:r>
      </w:ins>
      <w:r>
        <w:t xml:space="preserve">, with </w:t>
      </w:r>
      <w:del w:id="90155" w:author="Claude (corrected analyses)" w:date="2026-09-23T12:00:00Z">
        <w:r>
          <w:delText xml:space="preserve">effect</w:delText>
        </w:r>
      </w:del>
      <w:ins w:id="90156" w:author="Claude (corrected analyses)" w:date="2026-09-23T12:00:00Z">
        <w:r>
          <w:t xml:space="preserve">9.6% and 28.4% of patients exceeding the simulation response thresholds; approximately 1,153 (DA neuron) and 855 (motor score) patients per arm would be required for 80% power. Effect</w:t>
        </w:r>
      </w:ins>
      <w:r>
        <w:t xml:space="preserve"> sizes and </w:t>
      </w:r>
      <w:del w:id="90153" w:author="Claude (corrected analyses)" w:date="2026-09-23T12:00:00Z">
        <w:r>
          <w:delText xml:space="preserve">responder</w:delText>
        </w:r>
      </w:del>
      <w:ins w:id="90154" w:author="Claude (corrected analyses)" w:date="2026-09-23T12:00:00Z">
        <w:r>
          <w:t xml:space="preserve">response</w:t>
        </w:r>
      </w:ins>
      <w:r>
        <w:t xml:space="preserve"> rates </w:t>
      </w:r>
      <w:del w:id="90151" w:author="Claude (corrected analyses)" w:date="2026-09-23T12:00:00Z">
        <w:r>
          <w:delText xml:space="preserve">increasing</w:delText>
        </w:r>
      </w:del>
      <w:ins w:id="90152" w:author="Claude (corrected analyses)" w:date="2026-09-23T12:00:00Z">
        <w:r>
          <w:t xml:space="preserve">increased</w:t>
        </w:r>
      </w:ins>
      <w:r>
        <w:t xml:space="preserve"> monotonically from 10 mg up to</w:t>
      </w:r>
      <w:del w:id="90150" w:author="Claude (corrected analyses)" w:date="2026-09-23T12:00:00Z">
        <w:r>
          <w:delText xml:space="preserve"> the</w:delText>
        </w:r>
      </w:del>
      <w:r>
        <w:t xml:space="preserve"> 60 mg</w:t>
      </w:r>
      <w:r w:rsidR="009F78F0">
        <w:t>, the</w:t>
      </w:r>
      <w:r>
        <w:t xml:space="preserve"> </w:t>
      </w:r>
      <w:r w:rsidR="009F78F0">
        <w:t>p</w:t>
      </w:r>
      <w:r>
        <w:t xml:space="preserve">hase 1 multiple ascending dose (MAD) ceiling</w:t>
      </w:r>
      <w:del w:id="90148" w:author="Claude (corrected analyses)" w:date="2026-09-23T12:00:00Z">
        <w:r>
          <w:delText xml:space="preserve"> but</w:delText>
        </w:r>
      </w:del>
      <w:ins w:id="90149" w:author="Claude (corrected analyses)" w:date="2026-09-23T12:00:00Z">
        <w:r>
          <w:t xml:space="preserve">,</w:t>
        </w:r>
      </w:ins>
      <w:r>
        <w:t xml:space="preserve"> with diminishing returns above 30 mg. Individual patient responses (Figure 6B) showed substantial heterogeneity, with the </w:t>
      </w:r>
      <w:del w:id="90147" w:author="Claude (corrected analyses)" w:date="2026-09-23T12:00:00Z">
        <w:r>
          <w:delText xml:space="preserve">majority of benefit concentrated in the </w:delText>
        </w:r>
      </w:del>
      <w:r>
        <w:t xml:space="preserve">top quartile of responders</w:t>
      </w:r>
      <w:del w:id="90145" w:author="Claude (corrected analyses)" w:date="2026-09-23T12:00:00Z">
        <w:r>
          <w:delText xml:space="preserve">.</w:delText>
        </w:r>
      </w:del>
      <w:ins w:id="90146" w:author="Claude (corrected analyses)" w:date="2026-09-23T12:00:00Z">
        <w:r>
          <w:t xml:space="preserve"> accounting for about 60% of total DA neuron preservation. Under scenario B, 30 mg gave d = 0.080 and 0.093.</w:t>
        </w:r>
      </w:ins>
    </w:p>
    <w:p w14:paraId="6C97C6B0" w14:textId="77777777" w:rsidR="000C76B6" w:rsidRDefault="007F2873">
      <w:del w:id="90167" w:author="Claude (corrected analyses)" w:date="2026-09-23T12:00:00Z">
        <w:r>
          <w:delText xml:space="preserve">The Therapeutic Rescue Fraction heatmap (Figure 6C) showed that bevemipretide’s rescue of</w:delText>
        </w:r>
      </w:del>
      <w:ins w:id="90168" w:author="Claude (corrected analyses)" w:date="2026-09-23T12:00:00Z">
        <w:r>
          <w:t xml:space="preserve">Relative to placebo, 30 mg reduced cumulative 18-month neuron loss by 14% in</w:t>
        </w:r>
      </w:ins>
      <w:r>
        <w:t xml:space="preserve"> the mitochondrial </w:t>
      </w:r>
      <w:del w:id="90165" w:author="Claude (corrected analyses)" w:date="2026-09-23T12:00:00Z">
        <w:r>
          <w:delText xml:space="preserve">death</w:delText>
        </w:r>
      </w:del>
      <w:ins w:id="90166" w:author="Claude (corrected analyses)" w:date="2026-09-23T12:00:00Z">
        <w:r>
          <w:t xml:space="preserve">pathway, 20% in the neuroinflammatory pathway, and 30% in the proteotoxic</w:t>
        </w:r>
      </w:ins>
      <w:r>
        <w:t xml:space="preserve"> pathway </w:t>
      </w:r>
      <w:del w:id="90163" w:author="Claude (corrected analyses)" w:date="2026-09-23T12:00:00Z">
        <w:r>
          <w:delText xml:space="preserve">substantially exceeded its rescue of the non-</w:delText>
        </w:r>
      </w:del>
      <w:ins w:id="90164" w:author="Claude (corrected analyses)" w:date="2026-09-23T12:00:00Z">
        <w:r>
          <w:t xml:space="preserve">(19% overall; Figure 6C). In symptomatic patients, indirect reductions in oligomer and cytokine levels therefore contributed at least as much benefit as the direct </w:t>
        </w:r>
      </w:ins>
      <w:r>
        <w:t xml:space="preserve">mitochondrial </w:t>
      </w:r>
      <w:del w:id="90161" w:author="Claude (corrected analyses)" w:date="2026-09-23T12:00:00Z">
        <w:r>
          <w:delText xml:space="preserve">(neuroinflammation and proteotoxicity) pathways at every dose</w:delText>
        </w:r>
      </w:del>
      <w:ins w:id="90162" w:author="Claude (corrected analyses)" w:date="2026-09-23T12:00:00Z">
        <w:r>
          <w:t xml:space="preserve">effect</w:t>
        </w:r>
      </w:ins>
      <w:r>
        <w:t xml:space="preserve">.</w:t>
      </w:r>
    </w:p>
    <w:p w14:paraId="15AE4A19" w14:textId="77777777" w:rsidR="000C76B6" w:rsidRDefault="007F2873">
      <w:pPr>
        <w:keepNext/>
      </w:pPr>
      <w:r w:rsidRPr="0084720B">
        <w:rPr>
          <w:b/>
          <w:bCs/>
          <w:i/>
        </w:rPr>
        <w:t>Table 5</w:t>
      </w:r>
      <w:r>
        <w:rPr>
          <w:i/>
        </w:rPr>
        <w:t xml:space="preserve">. </w:t>
      </w:r>
      <w:r w:rsidRPr="0084720B">
        <w:rPr>
          <w:i/>
          <w:sz w:val="20"/>
          <w:szCs w:val="20"/>
        </w:rPr>
        <w:t xml:space="preserve">Virtual clinical trial simulation results at 18 months (</w:t>
      </w:r>
      <w:del w:id="90549" w:author="Claude (corrected analyses)" w:date="2026-09-23T12:00:00Z">
        <w:r w:rsidRPr="0084720B">
          <w:rPr>
            <w:i/>
            <w:sz w:val="20"/>
            <w:szCs w:val="20"/>
          </w:rPr>
          <w:delText xml:space="preserve">N = 244/arm</w:delText>
        </w:r>
      </w:del>
      <w:ins w:id="90550" w:author="Claude (corrected analyses)" w:date="2026-09-23T12:00:00Z">
        <w:r>
          <w:rPr>
            <w:i/>
            <w:sz w:val="20"/>
            <w:szCs w:val="20"/>
          </w:rPr>
          <w:t xml:space="preserve">n = 250 per arm, matched; scenario A</w:t>
        </w:r>
      </w:ins>
      <w:r w:rsidRPr="0084720B">
        <w:rPr>
          <w:i/>
          <w:sz w:val="20"/>
          <w:szCs w:val="20"/>
        </w:rPr>
        <w:t xml:space="preserve">).</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0C76B6" w14:paraId="50937CE8" w14:textId="77777777">
        <w:trPr>
          <w:cantSplit/>
          <w:tblHeader/>
        </w:trPr>
        <w:tc>
          <w:tcPr>
            <w:tcW w:w="1337" w:type="dxa"/>
          </w:tcPr>
          <w:p w14:paraId="5A5D53CF" w14:textId="77777777" w:rsidR="000C76B6" w:rsidRDefault="007F2873">
            <w:pPr>
              <w:keepNext/>
            </w:pPr>
            <w:r>
              <w:rPr>
                <w:sz w:val="20"/>
              </w:rPr>
              <w:t>Dose</w:t>
            </w:r>
          </w:p>
        </w:tc>
        <w:tc>
          <w:tcPr>
            <w:tcW w:w="1337" w:type="dxa"/>
          </w:tcPr>
          <w:p w14:paraId="496504EA" w14:textId="77777777" w:rsidR="000C76B6" w:rsidRDefault="007F2873">
            <w:pPr>
              <w:keepNext/>
            </w:pPr>
            <w:r>
              <w:rPr>
                <w:sz w:val="20"/>
              </w:rPr>
              <w:t>Endpoint</w:t>
            </w:r>
          </w:p>
        </w:tc>
        <w:tc>
          <w:tcPr>
            <w:tcW w:w="1337" w:type="dxa"/>
          </w:tcPr>
          <w:p w14:paraId="437A613F" w14:textId="77777777" w:rsidR="000C76B6" w:rsidRDefault="007F2873">
            <w:pPr>
              <w:keepNext/>
            </w:pPr>
            <w:r>
              <w:rPr>
                <w:sz w:val="20"/>
              </w:rPr>
              <w:t>Mean Δ</w:t>
            </w:r>
            <w:r>
              <w:rPr>
                <w:sz w:val="20"/>
              </w:rPr>
              <w:br/>
              <w:t>vs placebo</w:t>
            </w:r>
          </w:p>
        </w:tc>
        <w:tc>
          <w:tcPr>
            <w:tcW w:w="1337" w:type="dxa"/>
          </w:tcPr>
          <w:p w14:paraId="48F1785D" w14:textId="77777777" w:rsidR="000C76B6" w:rsidRDefault="007F2873">
            <w:pPr>
              <w:keepNext/>
            </w:pPr>
            <w:r>
              <w:rPr>
                <w:sz w:val="20"/>
              </w:rPr>
              <w:t>d_unpaired</w:t>
            </w:r>
          </w:p>
        </w:tc>
        <w:tc>
          <w:tcPr>
            <w:tcW w:w="1337" w:type="dxa"/>
          </w:tcPr>
          <w:p w14:paraId="72A376C0" w14:textId="77777777" w:rsidR="000C76B6" w:rsidRDefault="007F2873">
            <w:pPr>
              <w:keepNext/>
            </w:pPr>
            <w:r>
              <w:rPr>
                <w:sz w:val="20"/>
              </w:rPr>
              <w:t>Cliff’s δ</w:t>
            </w:r>
          </w:p>
        </w:tc>
        <w:tc>
          <w:tcPr>
            <w:tcW w:w="1337" w:type="dxa"/>
          </w:tcPr>
          <w:p w14:paraId="040FA455" w14:textId="77777777" w:rsidR="000C76B6" w:rsidRDefault="007F2873">
            <w:pPr>
              <w:keepNext/>
            </w:pPr>
            <w:del w:id="90551" w:author="Claude (corrected analyses)" w:date="2026-09-23T12:00:00Z">
              <w:r>
                <w:rPr>
                  <w:sz w:val="20"/>
                </w:rPr>
                <w:delText>MCID</w:delText>
              </w:r>
            </w:del>
            <w:ins w:id="90552" w:author="Claude (corrected analyses)" w:date="2026-09-23T12:00:00Z">
              <w:r>
                <w:rPr>
                  <w:sz w:val="20"/>
                </w:rPr>
                <w:t xml:space="preserve">Threshold </w:t>
              </w:r>
            </w:ins>
            <w:r>
              <w:rPr>
                <w:sz w:val="20"/>
              </w:rPr>
              <w:br/>
              <w:t>Resp. %</w:t>
            </w:r>
          </w:p>
        </w:tc>
        <w:tc>
          <w:tcPr>
            <w:tcW w:w="1337" w:type="dxa"/>
          </w:tcPr>
          <w:p w14:paraId="671FF8AA" w14:textId="77777777" w:rsidR="000C76B6" w:rsidRDefault="007F2873">
            <w:pPr>
              <w:keepNext/>
            </w:pPr>
            <w:r>
              <w:rPr>
                <w:sz w:val="20"/>
              </w:rPr>
              <w:t>N/arm</w:t>
            </w:r>
            <w:r>
              <w:rPr>
                <w:sz w:val="20"/>
              </w:rPr>
              <w:br/>
              <w:t>(80% power)</w:t>
            </w:r>
          </w:p>
        </w:tc>
      </w:tr>
      <w:tr w:rsidR="000C76B6" w14:paraId="688EE2F1" w14:textId="77777777">
        <w:trPr>
          <w:cantSplit/>
        </w:trPr>
        <w:tc>
          <w:tcPr>
            <w:tcW w:w="1337" w:type="dxa"/>
          </w:tcPr>
          <w:p w14:paraId="452BA061" w14:textId="77777777" w:rsidR="000C76B6" w:rsidRDefault="007F2873">
            <w:r>
              <w:rPr>
                <w:sz w:val="20"/>
              </w:rPr>
              <w:t>10 mg</w:t>
            </w:r>
          </w:p>
        </w:tc>
        <w:tc>
          <w:tcPr>
            <w:tcW w:w="1337" w:type="dxa"/>
          </w:tcPr>
          <w:p w14:paraId="35B489BF" w14:textId="77777777" w:rsidR="000C76B6" w:rsidRDefault="007F2873">
            <w:r>
              <w:rPr>
                <w:sz w:val="20"/>
              </w:rPr>
              <w:t>DA neuron</w:t>
            </w:r>
          </w:p>
        </w:tc>
        <w:tc>
          <w:tcPr>
            <w:tcW w:w="1337" w:type="dxa"/>
          </w:tcPr>
          <w:p w14:paraId="6A153C6D" w14:textId="77777777" w:rsidR="000C76B6" w:rsidRDefault="007F2873">
            <w:r>
              <w:rPr>
                <w:sz w:val="20"/>
              </w:rPr>
              <w:t xml:space="preserve">+0.</w:t>
            </w:r>
            <w:del w:id="90553" w:author="Claude (corrected analyses)" w:date="2026-09-23T12:00:00Z">
              <w:r>
                <w:rPr>
                  <w:sz w:val="20"/>
                </w:rPr>
                <w:delText xml:space="preserve">027</w:delText>
              </w:r>
            </w:del>
            <w:ins w:id="90554" w:author="Claude (corrected analyses)" w:date="2026-09-23T12:00:00Z">
              <w:r>
                <w:rPr>
                  <w:sz w:val="20"/>
                </w:rPr>
                <w:t xml:space="preserve">014</w:t>
              </w:r>
            </w:ins>
          </w:p>
        </w:tc>
        <w:tc>
          <w:tcPr>
            <w:tcW w:w="1337" w:type="dxa"/>
          </w:tcPr>
          <w:p w14:paraId="4BBC0BD8" w14:textId="77777777" w:rsidR="000C76B6" w:rsidRDefault="007F2873">
            <w:r>
              <w:rPr>
                <w:sz w:val="20"/>
              </w:rPr>
              <w:t xml:space="preserve">0.</w:t>
            </w:r>
            <w:del w:id="90555" w:author="Claude (corrected analyses)" w:date="2026-09-23T12:00:00Z">
              <w:r>
                <w:rPr>
                  <w:sz w:val="20"/>
                </w:rPr>
                <w:delText xml:space="preserve">133</w:delText>
              </w:r>
            </w:del>
            <w:ins w:id="90556" w:author="Claude (corrected analyses)" w:date="2026-09-23T12:00:00Z">
              <w:r>
                <w:rPr>
                  <w:sz w:val="20"/>
                </w:rPr>
                <w:t xml:space="preserve">075</w:t>
              </w:r>
            </w:ins>
          </w:p>
        </w:tc>
        <w:tc>
          <w:tcPr>
            <w:tcW w:w="1337" w:type="dxa"/>
          </w:tcPr>
          <w:p w14:paraId="081F4D0A" w14:textId="77777777" w:rsidR="000C76B6" w:rsidRDefault="007F2873">
            <w:r>
              <w:rPr>
                <w:sz w:val="20"/>
              </w:rPr>
              <w:t xml:space="preserve">+0.</w:t>
            </w:r>
            <w:del w:id="90557" w:author="Claude (corrected analyses)" w:date="2026-09-23T12:00:00Z">
              <w:r>
                <w:rPr>
                  <w:sz w:val="20"/>
                </w:rPr>
                <w:delText xml:space="preserve">074</w:delText>
              </w:r>
            </w:del>
            <w:ins w:id="90558" w:author="Claude (corrected analyses)" w:date="2026-09-23T12:00:00Z">
              <w:r>
                <w:rPr>
                  <w:sz w:val="20"/>
                </w:rPr>
                <w:t xml:space="preserve">059</w:t>
              </w:r>
            </w:ins>
          </w:p>
        </w:tc>
        <w:tc>
          <w:tcPr>
            <w:tcW w:w="1337" w:type="dxa"/>
          </w:tcPr>
          <w:p w14:paraId="33DB3DDE" w14:textId="77777777" w:rsidR="000C76B6" w:rsidRDefault="007F2873">
            <w:del w:id="90559" w:author="Claude (corrected analyses)" w:date="2026-09-23T12:00:00Z">
              <w:r>
                <w:rPr>
                  <w:sz w:val="20"/>
                </w:rPr>
                <w:delText xml:space="preserve">16.4</w:delText>
              </w:r>
            </w:del>
            <w:ins w:id="90560" w:author="Claude (corrected analyses)" w:date="2026-09-23T12:00:00Z">
              <w:r>
                <w:rPr>
                  <w:sz w:val="20"/>
                </w:rPr>
                <w:t xml:space="preserve">4.8</w:t>
              </w:r>
            </w:ins>
            <w:r>
              <w:rPr>
                <w:sz w:val="20"/>
              </w:rPr>
              <w:t xml:space="preserve">%</w:t>
            </w:r>
          </w:p>
        </w:tc>
        <w:tc>
          <w:tcPr>
            <w:tcW w:w="1337" w:type="dxa"/>
          </w:tcPr>
          <w:p w14:paraId="7CE14131" w14:textId="77777777" w:rsidR="000C76B6" w:rsidRDefault="007F2873">
            <w:del w:id="90561" w:author="Claude (corrected analyses)" w:date="2026-09-23T12:00:00Z">
              <w:r>
                <w:rPr>
                  <w:sz w:val="20"/>
                </w:rPr>
                <w:delText>889</w:delText>
              </w:r>
            </w:del>
            <w:ins w:id="90562" w:author="Claude (corrected analyses)" w:date="2026-09-23T12:00:00Z">
              <w:r>
                <w:rPr>
                  <w:sz w:val="20"/>
                </w:rPr>
                <w:t xml:space="preserve">2,810</w:t>
              </w:r>
            </w:ins>
          </w:p>
        </w:tc>
      </w:tr>
      <w:tr w:rsidR="000C76B6" w14:paraId="48508DFE" w14:textId="77777777">
        <w:trPr>
          <w:cantSplit/>
        </w:trPr>
        <w:tc>
          <w:tcPr>
            <w:tcW w:w="1337" w:type="dxa"/>
          </w:tcPr>
          <w:p w14:paraId="4CA5385A" w14:textId="77777777" w:rsidR="000C76B6" w:rsidRDefault="007F2873">
            <w:r>
              <w:rPr>
                <w:sz w:val="20"/>
              </w:rPr>
              <w:t>30 mg</w:t>
            </w:r>
          </w:p>
        </w:tc>
        <w:tc>
          <w:tcPr>
            <w:tcW w:w="1337" w:type="dxa"/>
          </w:tcPr>
          <w:p w14:paraId="796FB7BF" w14:textId="77777777" w:rsidR="000C76B6" w:rsidRDefault="007F2873">
            <w:r>
              <w:rPr>
                <w:sz w:val="20"/>
              </w:rPr>
              <w:t>DA neuron</w:t>
            </w:r>
          </w:p>
        </w:tc>
        <w:tc>
          <w:tcPr>
            <w:tcW w:w="1337" w:type="dxa"/>
          </w:tcPr>
          <w:p w14:paraId="4DE91F89" w14:textId="77777777" w:rsidR="000C76B6" w:rsidRDefault="007F2873">
            <w:r>
              <w:rPr>
                <w:sz w:val="20"/>
              </w:rPr>
              <w:t xml:space="preserve">+0.</w:t>
            </w:r>
            <w:del w:id="90563" w:author="Claude (corrected analyses)" w:date="2026-09-23T12:00:00Z">
              <w:r>
                <w:rPr>
                  <w:sz w:val="20"/>
                </w:rPr>
                <w:delText xml:space="preserve">044</w:delText>
              </w:r>
            </w:del>
            <w:ins w:id="90564" w:author="Claude (corrected analyses)" w:date="2026-09-23T12:00:00Z">
              <w:r>
                <w:rPr>
                  <w:sz w:val="20"/>
                </w:rPr>
                <w:t xml:space="preserve">021</w:t>
              </w:r>
            </w:ins>
          </w:p>
        </w:tc>
        <w:tc>
          <w:tcPr>
            <w:tcW w:w="1337" w:type="dxa"/>
          </w:tcPr>
          <w:p w14:paraId="036B9C12" w14:textId="77777777" w:rsidR="000C76B6" w:rsidRDefault="007F2873">
            <w:r>
              <w:rPr>
                <w:sz w:val="20"/>
              </w:rPr>
              <w:t xml:space="preserve">0.</w:t>
            </w:r>
            <w:del w:id="90565" w:author="Claude (corrected analyses)" w:date="2026-09-23T12:00:00Z">
              <w:r>
                <w:rPr>
                  <w:sz w:val="20"/>
                </w:rPr>
                <w:delText xml:space="preserve">221</w:delText>
              </w:r>
            </w:del>
            <w:ins w:id="90566" w:author="Claude (corrected analyses)" w:date="2026-09-23T12:00:00Z">
              <w:r>
                <w:rPr>
                  <w:sz w:val="20"/>
                </w:rPr>
                <w:t xml:space="preserve">117</w:t>
              </w:r>
            </w:ins>
          </w:p>
        </w:tc>
        <w:tc>
          <w:tcPr>
            <w:tcW w:w="1337" w:type="dxa"/>
          </w:tcPr>
          <w:p w14:paraId="524F1516" w14:textId="77777777" w:rsidR="000C76B6" w:rsidRDefault="007F2873">
            <w:r>
              <w:rPr>
                <w:sz w:val="20"/>
              </w:rPr>
              <w:t xml:space="preserve">+0.</w:t>
            </w:r>
            <w:del w:id="90567" w:author="Claude (corrected analyses)" w:date="2026-09-23T12:00:00Z">
              <w:r>
                <w:rPr>
                  <w:sz w:val="20"/>
                </w:rPr>
                <w:delText xml:space="preserve">126</w:delText>
              </w:r>
            </w:del>
            <w:ins w:id="90568" w:author="Claude (corrected analyses)" w:date="2026-09-23T12:00:00Z">
              <w:r>
                <w:rPr>
                  <w:sz w:val="20"/>
                </w:rPr>
                <w:t xml:space="preserve">090</w:t>
              </w:r>
            </w:ins>
          </w:p>
        </w:tc>
        <w:tc>
          <w:tcPr>
            <w:tcW w:w="1337" w:type="dxa"/>
          </w:tcPr>
          <w:p w14:paraId="3EE8CFD3" w14:textId="77777777" w:rsidR="000C76B6" w:rsidRDefault="007F2873">
            <w:del w:id="90569" w:author="Claude (corrected analyses)" w:date="2026-09-23T12:00:00Z">
              <w:r>
                <w:rPr>
                  <w:sz w:val="20"/>
                </w:rPr>
                <w:delText xml:space="preserve">25.8</w:delText>
              </w:r>
            </w:del>
            <w:ins w:id="90570" w:author="Claude (corrected analyses)" w:date="2026-09-23T12:00:00Z">
              <w:r>
                <w:rPr>
                  <w:sz w:val="20"/>
                </w:rPr>
                <w:t xml:space="preserve">9.6</w:t>
              </w:r>
            </w:ins>
            <w:r>
              <w:rPr>
                <w:sz w:val="20"/>
              </w:rPr>
              <w:t xml:space="preserve">%</w:t>
            </w:r>
          </w:p>
        </w:tc>
        <w:tc>
          <w:tcPr>
            <w:tcW w:w="1337" w:type="dxa"/>
          </w:tcPr>
          <w:p w14:paraId="04799B89" w14:textId="77777777" w:rsidR="000C76B6" w:rsidRDefault="007F2873">
            <w:del w:id="90571" w:author="Claude (corrected analyses)" w:date="2026-09-23T12:00:00Z">
              <w:r>
                <w:rPr>
                  <w:sz w:val="20"/>
                </w:rPr>
                <w:delText>322</w:delText>
              </w:r>
            </w:del>
            <w:ins w:id="90572" w:author="Claude (corrected analyses)" w:date="2026-09-23T12:00:00Z">
              <w:r>
                <w:rPr>
                  <w:sz w:val="20"/>
                </w:rPr>
                <w:t xml:space="preserve">1,153</w:t>
              </w:r>
            </w:ins>
          </w:p>
        </w:tc>
      </w:tr>
      <w:tr w:rsidR="000C76B6" w14:paraId="5DA46EAC" w14:textId="77777777">
        <w:trPr>
          <w:cantSplit/>
        </w:trPr>
        <w:tc>
          <w:tcPr>
            <w:tcW w:w="1337" w:type="dxa"/>
          </w:tcPr>
          <w:p w14:paraId="55641E17" w14:textId="77777777" w:rsidR="000C76B6" w:rsidRDefault="007F2873">
            <w:r>
              <w:rPr>
                <w:sz w:val="20"/>
              </w:rPr>
              <w:t>60 mg</w:t>
            </w:r>
          </w:p>
        </w:tc>
        <w:tc>
          <w:tcPr>
            <w:tcW w:w="1337" w:type="dxa"/>
          </w:tcPr>
          <w:p w14:paraId="7CE349DE" w14:textId="77777777" w:rsidR="000C76B6" w:rsidRDefault="007F2873">
            <w:r>
              <w:rPr>
                <w:sz w:val="20"/>
              </w:rPr>
              <w:t>DA neuron</w:t>
            </w:r>
          </w:p>
        </w:tc>
        <w:tc>
          <w:tcPr>
            <w:tcW w:w="1337" w:type="dxa"/>
          </w:tcPr>
          <w:p w14:paraId="3695D0F8" w14:textId="77777777" w:rsidR="000C76B6" w:rsidRDefault="007F2873">
            <w:r>
              <w:rPr>
                <w:sz w:val="20"/>
              </w:rPr>
              <w:t xml:space="preserve">+0.</w:t>
            </w:r>
            <w:del w:id="90573" w:author="Claude (corrected analyses)" w:date="2026-09-23T12:00:00Z">
              <w:r>
                <w:rPr>
                  <w:sz w:val="20"/>
                </w:rPr>
                <w:delText xml:space="preserve">054</w:delText>
              </w:r>
            </w:del>
            <w:ins w:id="90574" w:author="Claude (corrected analyses)" w:date="2026-09-23T12:00:00Z">
              <w:r>
                <w:rPr>
                  <w:sz w:val="20"/>
                </w:rPr>
                <w:t xml:space="preserve">027</w:t>
              </w:r>
            </w:ins>
          </w:p>
        </w:tc>
        <w:tc>
          <w:tcPr>
            <w:tcW w:w="1337" w:type="dxa"/>
          </w:tcPr>
          <w:p w14:paraId="2C7E95BC" w14:textId="77777777" w:rsidR="000C76B6" w:rsidRDefault="007F2873">
            <w:r>
              <w:rPr>
                <w:sz w:val="20"/>
              </w:rPr>
              <w:t xml:space="preserve">0.</w:t>
            </w:r>
            <w:del w:id="90575" w:author="Claude (corrected analyses)" w:date="2026-09-23T12:00:00Z">
              <w:r>
                <w:rPr>
                  <w:sz w:val="20"/>
                </w:rPr>
                <w:delText xml:space="preserve">273</w:delText>
              </w:r>
            </w:del>
            <w:ins w:id="90576" w:author="Claude (corrected analyses)" w:date="2026-09-23T12:00:00Z">
              <w:r>
                <w:rPr>
                  <w:sz w:val="20"/>
                </w:rPr>
                <w:t xml:space="preserve">148</w:t>
              </w:r>
            </w:ins>
          </w:p>
        </w:tc>
        <w:tc>
          <w:tcPr>
            <w:tcW w:w="1337" w:type="dxa"/>
          </w:tcPr>
          <w:p w14:paraId="0F430665" w14:textId="77777777" w:rsidR="000C76B6" w:rsidRDefault="007F2873">
            <w:r>
              <w:rPr>
                <w:sz w:val="20"/>
              </w:rPr>
              <w:t xml:space="preserve">+0.</w:t>
            </w:r>
            <w:del w:id="90577" w:author="Claude (corrected analyses)" w:date="2026-09-23T12:00:00Z">
              <w:r>
                <w:rPr>
                  <w:sz w:val="20"/>
                </w:rPr>
                <w:delText xml:space="preserve">164</w:delText>
              </w:r>
            </w:del>
            <w:ins w:id="90578" w:author="Claude (corrected analyses)" w:date="2026-09-23T12:00:00Z">
              <w:r>
                <w:rPr>
                  <w:sz w:val="20"/>
                </w:rPr>
                <w:t xml:space="preserve">109</w:t>
              </w:r>
            </w:ins>
          </w:p>
        </w:tc>
        <w:tc>
          <w:tcPr>
            <w:tcW w:w="1337" w:type="dxa"/>
          </w:tcPr>
          <w:p w14:paraId="195913E8" w14:textId="77777777" w:rsidR="000C76B6" w:rsidRDefault="007F2873">
            <w:del w:id="90579" w:author="Claude (corrected analyses)" w:date="2026-09-23T12:00:00Z">
              <w:r>
                <w:rPr>
                  <w:sz w:val="20"/>
                </w:rPr>
                <w:delText xml:space="preserve">31.6</w:delText>
              </w:r>
            </w:del>
            <w:ins w:id="90580" w:author="Claude (corrected analyses)" w:date="2026-09-23T12:00:00Z">
              <w:r>
                <w:rPr>
                  <w:sz w:val="20"/>
                </w:rPr>
                <w:t xml:space="preserve">14.0</w:t>
              </w:r>
            </w:ins>
            <w:r>
              <w:rPr>
                <w:sz w:val="20"/>
              </w:rPr>
              <w:t xml:space="preserve">%</w:t>
            </w:r>
          </w:p>
        </w:tc>
        <w:tc>
          <w:tcPr>
            <w:tcW w:w="1337" w:type="dxa"/>
          </w:tcPr>
          <w:p w14:paraId="095D5C23" w14:textId="77777777" w:rsidR="000C76B6" w:rsidRDefault="007F2873">
            <w:del w:id="90581" w:author="Claude (corrected analyses)" w:date="2026-09-23T12:00:00Z">
              <w:r>
                <w:rPr>
                  <w:sz w:val="20"/>
                </w:rPr>
                <w:delText>210</w:delText>
              </w:r>
            </w:del>
            <w:ins w:id="90582" w:author="Claude (corrected analyses)" w:date="2026-09-23T12:00:00Z">
              <w:r>
                <w:rPr>
                  <w:sz w:val="20"/>
                </w:rPr>
                <w:t xml:space="preserve">720</w:t>
              </w:r>
            </w:ins>
          </w:p>
        </w:tc>
      </w:tr>
      <w:tr w:rsidR="000C76B6" w14:paraId="1FC4B4A3" w14:textId="77777777">
        <w:trPr>
          <w:cantSplit/>
        </w:trPr>
        <w:tc>
          <w:tcPr>
            <w:tcW w:w="1337" w:type="dxa"/>
          </w:tcPr>
          <w:p w14:paraId="0836B306" w14:textId="77777777" w:rsidR="000C76B6" w:rsidRDefault="007F2873">
            <w:r>
              <w:rPr>
                <w:sz w:val="20"/>
              </w:rPr>
              <w:t>10 mg</w:t>
            </w:r>
          </w:p>
        </w:tc>
        <w:tc>
          <w:tcPr>
            <w:tcW w:w="1337" w:type="dxa"/>
          </w:tcPr>
          <w:p w14:paraId="357EAE4B" w14:textId="77777777" w:rsidR="000C76B6" w:rsidRDefault="007F2873">
            <w:r>
              <w:rPr>
                <w:sz w:val="20"/>
              </w:rPr>
              <w:t>Motor score</w:t>
            </w:r>
          </w:p>
        </w:tc>
        <w:tc>
          <w:tcPr>
            <w:tcW w:w="1337" w:type="dxa"/>
          </w:tcPr>
          <w:p w14:paraId="57F1472A" w14:textId="77777777" w:rsidR="000C76B6" w:rsidRDefault="007F2873">
            <w:r>
              <w:rPr>
                <w:sz w:val="20"/>
              </w:rPr>
              <w:t xml:space="preserve">−0.</w:t>
            </w:r>
            <w:del w:id="90583" w:author="Claude (corrected analyses)" w:date="2026-09-23T12:00:00Z">
              <w:r>
                <w:rPr>
                  <w:sz w:val="20"/>
                </w:rPr>
                <w:delText xml:space="preserve">013</w:delText>
              </w:r>
            </w:del>
            <w:ins w:id="90584" w:author="Claude (corrected analyses)" w:date="2026-09-23T12:00:00Z">
              <w:r>
                <w:rPr>
                  <w:sz w:val="20"/>
                </w:rPr>
                <w:t xml:space="preserve">018</w:t>
              </w:r>
            </w:ins>
          </w:p>
        </w:tc>
        <w:tc>
          <w:tcPr>
            <w:tcW w:w="1337" w:type="dxa"/>
          </w:tcPr>
          <w:p w14:paraId="5E4400E1" w14:textId="77777777" w:rsidR="000C76B6" w:rsidRDefault="007F2873">
            <w:r>
              <w:rPr>
                <w:sz w:val="20"/>
              </w:rPr>
              <w:t xml:space="preserve">0.</w:t>
            </w:r>
            <w:del w:id="90585" w:author="Claude (corrected analyses)" w:date="2026-09-23T12:00:00Z">
              <w:r>
                <w:rPr>
                  <w:sz w:val="20"/>
                </w:rPr>
                <w:delText xml:space="preserve">135</w:delText>
              </w:r>
            </w:del>
            <w:ins w:id="90586" w:author="Claude (corrected analyses)" w:date="2026-09-23T12:00:00Z">
              <w:r>
                <w:rPr>
                  <w:sz w:val="20"/>
                </w:rPr>
                <w:t xml:space="preserve">086</w:t>
              </w:r>
            </w:ins>
          </w:p>
        </w:tc>
        <w:tc>
          <w:tcPr>
            <w:tcW w:w="1337" w:type="dxa"/>
          </w:tcPr>
          <w:p w14:paraId="71E2A3C8" w14:textId="77777777" w:rsidR="000C76B6" w:rsidRDefault="007F2873">
            <w:r>
              <w:rPr>
                <w:sz w:val="20"/>
              </w:rPr>
              <w:t xml:space="preserve">+0.</w:t>
            </w:r>
            <w:del w:id="90587" w:author="Claude (corrected analyses)" w:date="2026-09-23T12:00:00Z">
              <w:r>
                <w:rPr>
                  <w:sz w:val="20"/>
                </w:rPr>
                <w:delText xml:space="preserve">107</w:delText>
              </w:r>
            </w:del>
            <w:ins w:id="90588" w:author="Claude (corrected analyses)" w:date="2026-09-23T12:00:00Z">
              <w:r>
                <w:rPr>
                  <w:sz w:val="20"/>
                </w:rPr>
                <w:t xml:space="preserve">081</w:t>
              </w:r>
            </w:ins>
          </w:p>
        </w:tc>
        <w:tc>
          <w:tcPr>
            <w:tcW w:w="1337" w:type="dxa"/>
          </w:tcPr>
          <w:p w14:paraId="1EB22D03" w14:textId="77777777" w:rsidR="000C76B6" w:rsidRDefault="007F2873">
            <w:del w:id="90589" w:author="Claude (corrected analyses)" w:date="2026-09-23T12:00:00Z">
              <w:r>
                <w:rPr>
                  <w:sz w:val="20"/>
                </w:rPr>
                <w:delText xml:space="preserve">9.0</w:delText>
              </w:r>
            </w:del>
            <w:ins w:id="90590" w:author="Claude (corrected analyses)" w:date="2026-09-23T12:00:00Z">
              <w:r>
                <w:rPr>
                  <w:sz w:val="20"/>
                </w:rPr>
                <w:t xml:space="preserve">15.6</w:t>
              </w:r>
            </w:ins>
            <w:r>
              <w:rPr>
                <w:sz w:val="20"/>
              </w:rPr>
              <w:t xml:space="preserve">%</w:t>
            </w:r>
          </w:p>
        </w:tc>
        <w:tc>
          <w:tcPr>
            <w:tcW w:w="1337" w:type="dxa"/>
          </w:tcPr>
          <w:p w14:paraId="3475A196" w14:textId="77777777" w:rsidR="000C76B6" w:rsidRDefault="007F2873">
            <w:del w:id="90591" w:author="Claude (corrected analyses)" w:date="2026-09-23T12:00:00Z">
              <w:r>
                <w:rPr>
                  <w:sz w:val="20"/>
                </w:rPr>
                <w:delText>862</w:delText>
              </w:r>
            </w:del>
            <w:ins w:id="90592" w:author="Claude (corrected analyses)" w:date="2026-09-23T12:00:00Z">
              <w:r>
                <w:rPr>
                  <w:sz w:val="20"/>
                </w:rPr>
                <w:t xml:space="preserve">2,106</w:t>
              </w:r>
            </w:ins>
          </w:p>
        </w:tc>
      </w:tr>
      <w:tr w:rsidR="000C76B6" w14:paraId="1EA42DD6" w14:textId="77777777">
        <w:trPr>
          <w:cantSplit/>
        </w:trPr>
        <w:tc>
          <w:tcPr>
            <w:tcW w:w="1337" w:type="dxa"/>
          </w:tcPr>
          <w:p w14:paraId="58528D15" w14:textId="77777777" w:rsidR="000C76B6" w:rsidRDefault="007F2873">
            <w:r>
              <w:rPr>
                <w:sz w:val="20"/>
              </w:rPr>
              <w:t>30 mg</w:t>
            </w:r>
          </w:p>
        </w:tc>
        <w:tc>
          <w:tcPr>
            <w:tcW w:w="1337" w:type="dxa"/>
          </w:tcPr>
          <w:p w14:paraId="71FB3D7C" w14:textId="77777777" w:rsidR="000C76B6" w:rsidRDefault="007F2873">
            <w:r>
              <w:rPr>
                <w:sz w:val="20"/>
              </w:rPr>
              <w:t>Motor score</w:t>
            </w:r>
          </w:p>
        </w:tc>
        <w:tc>
          <w:tcPr>
            <w:tcW w:w="1337" w:type="dxa"/>
          </w:tcPr>
          <w:p w14:paraId="4E72BC9A" w14:textId="77777777" w:rsidR="000C76B6" w:rsidRDefault="007F2873">
            <w:r>
              <w:rPr>
                <w:sz w:val="20"/>
              </w:rPr>
              <w:t xml:space="preserve">−0.</w:t>
            </w:r>
            <w:del w:id="90593" w:author="Claude (corrected analyses)" w:date="2026-09-23T12:00:00Z">
              <w:r>
                <w:rPr>
                  <w:sz w:val="20"/>
                </w:rPr>
                <w:delText xml:space="preserve">022</w:delText>
              </w:r>
            </w:del>
            <w:ins w:id="90594" w:author="Claude (corrected analyses)" w:date="2026-09-23T12:00:00Z">
              <w:r>
                <w:rPr>
                  <w:sz w:val="20"/>
                </w:rPr>
                <w:t xml:space="preserve">028</w:t>
              </w:r>
            </w:ins>
          </w:p>
        </w:tc>
        <w:tc>
          <w:tcPr>
            <w:tcW w:w="1337" w:type="dxa"/>
          </w:tcPr>
          <w:p w14:paraId="22BA31D8" w14:textId="77777777" w:rsidR="000C76B6" w:rsidRDefault="007F2873">
            <w:r>
              <w:rPr>
                <w:sz w:val="20"/>
              </w:rPr>
              <w:t xml:space="preserve">0.</w:t>
            </w:r>
            <w:del w:id="90595" w:author="Claude (corrected analyses)" w:date="2026-09-23T12:00:00Z">
              <w:r>
                <w:rPr>
                  <w:sz w:val="20"/>
                </w:rPr>
                <w:delText xml:space="preserve">221</w:delText>
              </w:r>
            </w:del>
            <w:ins w:id="90596" w:author="Claude (corrected analyses)" w:date="2026-09-23T12:00:00Z">
              <w:r>
                <w:rPr>
                  <w:sz w:val="20"/>
                </w:rPr>
                <w:t xml:space="preserve">136</w:t>
              </w:r>
            </w:ins>
          </w:p>
        </w:tc>
        <w:tc>
          <w:tcPr>
            <w:tcW w:w="1337" w:type="dxa"/>
          </w:tcPr>
          <w:p w14:paraId="5C16F366" w14:textId="77777777" w:rsidR="000C76B6" w:rsidRDefault="007F2873">
            <w:r>
              <w:rPr>
                <w:sz w:val="20"/>
              </w:rPr>
              <w:t xml:space="preserve">+0.</w:t>
            </w:r>
            <w:del w:id="90597" w:author="Claude (corrected analyses)" w:date="2026-09-23T12:00:00Z">
              <w:r>
                <w:rPr>
                  <w:sz w:val="20"/>
                </w:rPr>
                <w:delText xml:space="preserve">180</w:delText>
              </w:r>
            </w:del>
            <w:ins w:id="90598" w:author="Claude (corrected analyses)" w:date="2026-09-23T12:00:00Z">
              <w:r>
                <w:rPr>
                  <w:sz w:val="20"/>
                </w:rPr>
                <w:t xml:space="preserve">124</w:t>
              </w:r>
            </w:ins>
          </w:p>
        </w:tc>
        <w:tc>
          <w:tcPr>
            <w:tcW w:w="1337" w:type="dxa"/>
          </w:tcPr>
          <w:p w14:paraId="77847847" w14:textId="77777777" w:rsidR="000C76B6" w:rsidRDefault="007F2873">
            <w:del w:id="90599" w:author="Claude (corrected analyses)" w:date="2026-09-23T12:00:00Z">
              <w:r>
                <w:rPr>
                  <w:sz w:val="20"/>
                </w:rPr>
                <w:delText xml:space="preserve">17.2</w:delText>
              </w:r>
            </w:del>
            <w:ins w:id="90600" w:author="Claude (corrected analyses)" w:date="2026-09-23T12:00:00Z">
              <w:r>
                <w:rPr>
                  <w:sz w:val="20"/>
                </w:rPr>
                <w:t xml:space="preserve">28.4</w:t>
              </w:r>
            </w:ins>
            <w:r>
              <w:rPr>
                <w:sz w:val="20"/>
              </w:rPr>
              <w:t xml:space="preserve">%</w:t>
            </w:r>
          </w:p>
        </w:tc>
        <w:tc>
          <w:tcPr>
            <w:tcW w:w="1337" w:type="dxa"/>
          </w:tcPr>
          <w:p w14:paraId="30072F09" w14:textId="77777777" w:rsidR="000C76B6" w:rsidRDefault="007F2873">
            <w:del w:id="90601" w:author="Claude (corrected analyses)" w:date="2026-09-23T12:00:00Z">
              <w:r>
                <w:rPr>
                  <w:sz w:val="20"/>
                </w:rPr>
                <w:delText>322</w:delText>
              </w:r>
            </w:del>
            <w:ins w:id="90602" w:author="Claude (corrected analyses)" w:date="2026-09-23T12:00:00Z">
              <w:r>
                <w:rPr>
                  <w:sz w:val="20"/>
                </w:rPr>
                <w:t xml:space="preserve">855</w:t>
              </w:r>
            </w:ins>
          </w:p>
        </w:tc>
      </w:tr>
      <w:tr w:rsidR="000C76B6" w14:paraId="3CABB10A" w14:textId="77777777">
        <w:trPr>
          <w:cantSplit/>
        </w:trPr>
        <w:tc>
          <w:tcPr>
            <w:tcW w:w="1337" w:type="dxa"/>
          </w:tcPr>
          <w:p w14:paraId="1B7F1BBF" w14:textId="77777777" w:rsidR="000C76B6" w:rsidRDefault="007F2873">
            <w:r>
              <w:rPr>
                <w:sz w:val="20"/>
              </w:rPr>
              <w:t>60 mg</w:t>
            </w:r>
          </w:p>
        </w:tc>
        <w:tc>
          <w:tcPr>
            <w:tcW w:w="1337" w:type="dxa"/>
          </w:tcPr>
          <w:p w14:paraId="76584048" w14:textId="77777777" w:rsidR="000C76B6" w:rsidRDefault="007F2873">
            <w:r>
              <w:rPr>
                <w:sz w:val="20"/>
              </w:rPr>
              <w:t>Motor score</w:t>
            </w:r>
          </w:p>
        </w:tc>
        <w:tc>
          <w:tcPr>
            <w:tcW w:w="1337" w:type="dxa"/>
          </w:tcPr>
          <w:p w14:paraId="32A6F874" w14:textId="77777777" w:rsidR="000C76B6" w:rsidRDefault="007F2873">
            <w:r>
              <w:rPr>
                <w:sz w:val="20"/>
              </w:rPr>
              <w:t xml:space="preserve">−0.</w:t>
            </w:r>
            <w:del w:id="90603" w:author="Claude (corrected analyses)" w:date="2026-09-23T12:00:00Z">
              <w:r>
                <w:rPr>
                  <w:sz w:val="20"/>
                </w:rPr>
                <w:delText xml:space="preserve">028</w:delText>
              </w:r>
            </w:del>
            <w:ins w:id="90604" w:author="Claude (corrected analyses)" w:date="2026-09-23T12:00:00Z">
              <w:r>
                <w:rPr>
                  <w:sz w:val="20"/>
                </w:rPr>
                <w:t xml:space="preserve">036</w:t>
              </w:r>
            </w:ins>
          </w:p>
        </w:tc>
        <w:tc>
          <w:tcPr>
            <w:tcW w:w="1337" w:type="dxa"/>
          </w:tcPr>
          <w:p w14:paraId="4A963C01" w14:textId="77777777" w:rsidR="000C76B6" w:rsidRDefault="007F2873">
            <w:r>
              <w:rPr>
                <w:sz w:val="20"/>
              </w:rPr>
              <w:t xml:space="preserve">0.</w:t>
            </w:r>
            <w:del w:id="90605" w:author="Claude (corrected analyses)" w:date="2026-09-23T12:00:00Z">
              <w:r>
                <w:rPr>
                  <w:sz w:val="20"/>
                </w:rPr>
                <w:delText xml:space="preserve">295</w:delText>
              </w:r>
            </w:del>
            <w:ins w:id="90606" w:author="Claude (corrected analyses)" w:date="2026-09-23T12:00:00Z">
              <w:r>
                <w:rPr>
                  <w:sz w:val="20"/>
                </w:rPr>
                <w:t xml:space="preserve">175</w:t>
              </w:r>
            </w:ins>
          </w:p>
        </w:tc>
        <w:tc>
          <w:tcPr>
            <w:tcW w:w="1337" w:type="dxa"/>
          </w:tcPr>
          <w:p w14:paraId="0088BF3E" w14:textId="77777777" w:rsidR="000C76B6" w:rsidRDefault="007F2873">
            <w:r>
              <w:rPr>
                <w:sz w:val="20"/>
              </w:rPr>
              <w:t xml:space="preserve">+0.</w:t>
            </w:r>
            <w:del w:id="90607" w:author="Claude (corrected analyses)" w:date="2026-09-23T12:00:00Z">
              <w:r>
                <w:rPr>
                  <w:sz w:val="20"/>
                </w:rPr>
                <w:delText xml:space="preserve">226</w:delText>
              </w:r>
            </w:del>
            <w:ins w:id="90608" w:author="Claude (corrected analyses)" w:date="2026-09-23T12:00:00Z">
              <w:r>
                <w:rPr>
                  <w:sz w:val="20"/>
                </w:rPr>
                <w:t xml:space="preserve">152</w:t>
              </w:r>
            </w:ins>
          </w:p>
        </w:tc>
        <w:tc>
          <w:tcPr>
            <w:tcW w:w="1337" w:type="dxa"/>
          </w:tcPr>
          <w:p w14:paraId="191D6EF0" w14:textId="77777777" w:rsidR="000C76B6" w:rsidRDefault="007F2873">
            <w:del w:id="90609" w:author="Claude (corrected analyses)" w:date="2026-09-23T12:00:00Z">
              <w:r>
                <w:rPr>
                  <w:sz w:val="20"/>
                </w:rPr>
                <w:delText xml:space="preserve">22.1</w:delText>
              </w:r>
            </w:del>
            <w:ins w:id="90610" w:author="Claude (corrected analyses)" w:date="2026-09-23T12:00:00Z">
              <w:r>
                <w:rPr>
                  <w:sz w:val="20"/>
                </w:rPr>
                <w:t xml:space="preserve">38.8</w:t>
              </w:r>
            </w:ins>
            <w:r>
              <w:rPr>
                <w:sz w:val="20"/>
              </w:rPr>
              <w:t xml:space="preserve">%</w:t>
            </w:r>
          </w:p>
        </w:tc>
        <w:tc>
          <w:tcPr>
            <w:tcW w:w="1337" w:type="dxa"/>
          </w:tcPr>
          <w:p w14:paraId="1935B69F" w14:textId="77777777" w:rsidR="000C76B6" w:rsidRDefault="007F2873">
            <w:del w:id="90611" w:author="Claude (corrected analyses)" w:date="2026-09-23T12:00:00Z">
              <w:r>
                <w:rPr>
                  <w:sz w:val="20"/>
                </w:rPr>
                <w:delText>181</w:delText>
              </w:r>
            </w:del>
            <w:ins w:id="90612" w:author="Claude (corrected analyses)" w:date="2026-09-23T12:00:00Z">
              <w:r>
                <w:rPr>
                  <w:sz w:val="20"/>
                </w:rPr>
                <w:t xml:space="preserve">515</w:t>
              </w:r>
            </w:ins>
          </w:p>
        </w:tc>
      </w:tr>
    </w:tbl>
    <w:p>
      <w:pPr>
        <w:rPr>
          <w:ins w:id="90613" w:author="Claude (corrected analyses)" w:date="2026-09-23T12:00:00Z"/>
          <w:i/>
          <w:sz w:val="20"/>
          <w:szCs w:val="20"/>
        </w:rPr>
      </w:pPr>
      <w:ins w:id="90614" w:author="Claude (corrected analyses)" w:date="2026-09-23T12:00:00Z">
        <w:r>
          <w:rPr>
            <w:i/>
            <w:sz w:val="20"/>
            <w:szCs w:val="20"/>
          </w:rPr>
          <w:t xml:space="preserve">Scenario A exposure normalisation (Section 2.4). Response: benefit relative to each patient’s own placebo simulation exceeding 5 percentage points (DA neuron survival) or 3 points (motor score); these are simulation thresholds, not validated minimal clinically important differences. N/arm from the exact noncentral t distribution (two-sided α = 0.05). Scenario B (k_drug = 0.100 h⁻¹): d = 0.045, 0.080, and 0.107 (DA neuron) and 0.052, 0.093, and 0.124 (motor score) at 10, 30, and 60 mg. Bootstrap 95% intervals are given in Table ST3.</w:t>
        </w:r>
      </w:ins>
    </w:p>
    <w:p w14:paraId="21B3A277" w14:textId="77777777" w:rsidR="000C76B6" w:rsidRDefault="007F2873">
      <w:pPr>
        <w:pStyle w:val="Heading2"/>
      </w:pPr>
      <w:r>
        <w:rPr>
          <w:rFonts w:ascii="Times New Roman" w:hAnsi="Times New Roman"/>
        </w:rPr>
        <w:lastRenderedPageBreak/>
        <w:t>3.8 Uncertainty Quantification</w:t>
      </w:r>
    </w:p>
    <w:p w14:paraId="036C7884" w14:textId="77777777" w:rsidR="000C76B6" w:rsidRDefault="007F2873">
      <w:r>
        <w:t xml:space="preserve">Bootstrap 95% confidence intervals for the 30 mg unpaired d </w:t>
      </w:r>
      <w:del w:id="90187" w:author="Claude (corrected analyses)" w:date="2026-09-23T12:00:00Z">
        <w:r>
          <w:delText xml:space="preserve">confirmed a narrow, well-bounded effect size for both</w:delText>
        </w:r>
      </w:del>
      <w:ins w:id="90188" w:author="Claude (corrected analyses)" w:date="2026-09-23T12:00:00Z">
        <w:r>
          <w:t xml:space="preserve">were 0.099–0.137 for</w:t>
        </w:r>
      </w:ins>
      <w:r>
        <w:t xml:space="preserve"> DA neuron preservation and</w:t>
      </w:r>
      <w:ins w:id="90186" w:author="Claude (corrected analyses)" w:date="2026-09-23T12:00:00Z">
        <w:r>
          <w:t xml:space="preserve"> 0.116–0.159 for</w:t>
        </w:r>
      </w:ins>
      <w:r>
        <w:t xml:space="preserve"> motor score (Figure 7C, Table ST3)</w:t>
      </w:r>
      <w:ins w:id="90185" w:author="Claude (corrected analyses)" w:date="2026-09-23T12:00:00Z">
        <w:r>
          <w:t xml:space="preserve">; because they resample virtual patients from one assumed population, these intervals describe simulation precision rather than uncertainty in the clinical effect</w:t>
        </w:r>
      </w:ins>
      <w:r>
        <w:t xml:space="preserve">. The joint parameter uncertainty envelope, sweeping </w:t>
      </w:r>
      <w:proofErr w:type="spellStart"/>
      <w:r>
        <w:t>CI_max_human</w:t>
      </w:r>
      <w:proofErr w:type="spellEnd"/>
      <w:r>
        <w:t>, α_</w:t>
      </w:r>
      <w:proofErr w:type="spellStart"/>
      <w:r>
        <w:t>clear_human</w:t>
      </w:r>
      <w:proofErr w:type="spellEnd"/>
      <w:r>
        <w:t xml:space="preserve">, and </w:t>
      </w:r>
      <w:proofErr w:type="spellStart"/>
      <w:r>
        <w:t>death_scale_human</w:t>
      </w:r>
      <w:proofErr w:type="spellEnd"/>
      <w:r>
        <w:t xml:space="preserve"> across 125 combinations, produced a 30 mg DA_saved range of [0.</w:t>
      </w:r>
      <w:del w:id="90183" w:author="Claude (corrected analyses)" w:date="2026-09-23T12:00:00Z">
        <w:r>
          <w:delText xml:space="preserve">015</w:delText>
        </w:r>
      </w:del>
      <w:ins w:id="90184" w:author="Claude (corrected analyses)" w:date="2026-09-23T12:00:00Z">
        <w:r>
          <w:t xml:space="preserve">009</w:t>
        </w:r>
      </w:ins>
      <w:r>
        <w:t xml:space="preserve">, 0.</w:t>
      </w:r>
      <w:del w:id="90181" w:author="Claude (corrected analyses)" w:date="2026-09-23T12:00:00Z">
        <w:r>
          <w:delText xml:space="preserve">069]</w:delText>
        </w:r>
      </w:del>
      <w:ins w:id="90182" w:author="Claude (corrected analyses)" w:date="2026-09-23T12:00:00Z">
        <w:r>
          <w:t xml:space="preserve">051] (2.5th–97.5th percentile [0.011, 0.045])</w:t>
        </w:r>
      </w:ins>
      <w:r>
        <w:t xml:space="preserve"> and an approximate d range of [0.</w:t>
      </w:r>
      <w:del w:id="90179" w:author="Claude (corrected analyses)" w:date="2026-09-23T12:00:00Z">
        <w:r>
          <w:delText xml:space="preserve">062</w:delText>
        </w:r>
      </w:del>
      <w:ins w:id="90180" w:author="Claude (corrected analyses)" w:date="2026-09-23T12:00:00Z">
        <w:r>
          <w:t xml:space="preserve">05</w:t>
        </w:r>
      </w:ins>
      <w:r>
        <w:t xml:space="preserve">, 0.</w:t>
      </w:r>
      <w:del w:id="90177" w:author="Claude (corrected analyses)" w:date="2026-09-23T12:00:00Z">
        <w:r>
          <w:delText xml:space="preserve">403</w:delText>
        </w:r>
      </w:del>
      <w:ins w:id="90178" w:author="Claude (corrected analyses)" w:date="2026-09-23T12:00:00Z">
        <w:r>
          <w:t xml:space="preserve">28</w:t>
        </w:r>
      </w:ins>
      <w:r>
        <w:t xml:space="preserve">] (Figure 7A). The parameter α_</w:t>
      </w:r>
      <w:proofErr w:type="spellStart"/>
      <w:r>
        <w:t>clear_human</w:t>
      </w:r>
      <w:proofErr w:type="spellEnd"/>
      <w:r>
        <w:t xml:space="preserve"> was the single largest source of uncertainty, producing a 2.</w:t>
      </w:r>
      <w:del w:id="90175" w:author="Claude (corrected analyses)" w:date="2026-09-23T12:00:00Z">
        <w:r>
          <w:delText xml:space="preserve">6</w:delText>
        </w:r>
      </w:del>
      <w:ins w:id="90176" w:author="Claude (corrected analyses)" w:date="2026-09-23T12:00:00Z">
        <w:r>
          <w:t xml:space="preserve">4</w:t>
        </w:r>
      </w:ins>
      <w:r>
        <w:t xml:space="preserve">-fold range in </w:t>
      </w:r>
      <w:ins w:id="90174" w:author="Claude (corrected analyses)" w:date="2026-09-23T12:00:00Z">
        <w:r>
          <w:t xml:space="preserve">mean </w:t>
        </w:r>
      </w:ins>
      <w:r>
        <w:t xml:space="preserve">DA_saved</w:t>
      </w:r>
      <w:ins w:id="90173" w:author="Claude (corrected analyses)" w:date="2026-09-23T12:00:00Z">
        <w:r>
          <w:t xml:space="preserve">, followed by death_scale_human (1.8-fold) and CI_max_human (1.3-fold)</w:t>
        </w:r>
      </w:ins>
      <w:r>
        <w:t xml:space="preserve">. Patient-level </w:t>
      </w:r>
      <w:del w:id="90171" w:author="Claude (corrected analyses)" w:date="2026-09-23T12:00:00Z">
        <w:r>
          <w:delText xml:space="preserve">prediction intervals showed substantial heterogeneity, with the 80% interval spanning near-</w:delText>
        </w:r>
      </w:del>
      <w:ins w:id="90172" w:author="Claude (corrected analyses)" w:date="2026-09-23T12:00:00Z">
        <w:r>
          <w:t xml:space="preserve">benefit at 30 mg ranged from near </w:t>
        </w:r>
      </w:ins>
      <w:r>
        <w:t xml:space="preserve">zero to </w:t>
      </w:r>
      <w:del w:id="90169" w:author="Claude (corrected analyses)" w:date="2026-09-23T12:00:00Z">
        <w:r>
          <w:delText xml:space="preserve">&gt;10% DA preservation</w:delText>
        </w:r>
      </w:del>
      <w:ins w:id="90170" w:author="Claude (corrected analyses)" w:date="2026-09-23T12:00:00Z">
        <w:r>
          <w:t xml:space="preserve">more than 12 percentage points of DA neuron survival</w:t>
        </w:r>
      </w:ins>
      <w:r>
        <w:t xml:space="preserve"> (Figure 7B).</w:t>
      </w:r>
    </w:p>
    <w:p w14:paraId="735805CA" w14:textId="77777777" w:rsidR="000C76B6" w:rsidRDefault="007F2873">
      <w:pPr>
        <w:pStyle w:val="Heading2"/>
      </w:pPr>
      <w:r>
        <w:rPr>
          <w:rFonts w:ascii="Times New Roman" w:hAnsi="Times New Roman"/>
        </w:rPr>
        <w:t>3.9 Treatment Timing and Dose-Delay Interaction</w:t>
      </w:r>
    </w:p>
    <w:p w14:paraId="12E30C2C" w14:textId="77777777" w:rsidR="000C76B6" w:rsidRDefault="007F2873">
      <w:r>
        <w:t xml:space="preserve">The phased simulation showed that drug benefit was preserved across diagnostic delays of 0–24 months, with only 12% relative efficacy loss at 24 months compared with immediate treatment (Table ST4). The dose-by-delay matrix </w:t>
      </w:r>
      <w:del w:id="90193" w:author="Claude (corrected analyses)" w:date="2026-09-23T12:00:00Z">
        <w:r>
          <w:delText xml:space="preserve">confirmed</w:delText>
        </w:r>
      </w:del>
      <w:ins w:id="90194" w:author="Claude (corrected analyses)" w:date="2026-09-23T12:00:00Z">
        <w:r>
          <w:t xml:space="preserve">showed</w:t>
        </w:r>
      </w:ins>
      <w:r>
        <w:t xml:space="preserve"> that 30 mg and 60 mg </w:t>
      </w:r>
      <w:del w:id="90191" w:author="Claude (corrected analyses)" w:date="2026-09-23T12:00:00Z">
        <w:r>
          <w:delText xml:space="preserve">maintained clinically meaningful</w:delText>
        </w:r>
      </w:del>
      <w:ins w:id="90192" w:author="Claude (corrected analyses)" w:date="2026-09-23T12:00:00Z">
        <w:r>
          <w:t xml:space="preserve">retained most of their</w:t>
        </w:r>
      </w:ins>
      <w:r>
        <w:t xml:space="preserve"> benefit</w:t>
      </w:r>
      <w:ins w:id="90190" w:author="Claude (corrected analyses)" w:date="2026-09-23T12:00:00Z">
        <w:r>
          <w:t xml:space="preserve"> (ΔDA of +0.022 and +0.025 after 18 months)</w:t>
        </w:r>
      </w:ins>
      <w:r>
        <w:t xml:space="preserve"> even when treatment was delayed by two years after symptom onset</w:t>
      </w:r>
      <w:ins w:id="90189" w:author="Claude (corrected analyses)" w:date="2026-09-23T12:00:00Z">
        <w:r>
          <w:t xml:space="preserve"> (Figure 5C)</w:t>
        </w:r>
      </w:ins>
      <w:r>
        <w:t xml:space="preserve">. The dose-response curve in the mouse model (Figure S3A) demonstrated a steep initial response at low doses with progressive flattening above 5 mg kg⁻¹, consistent with the diminishing returns observed in the human virtual trial.</w:t>
      </w:r>
    </w:p>
    <w:p w14:paraId="2B56BC24" w14:textId="77777777" w:rsidR="000C76B6" w:rsidRDefault="007F2873">
      <w:pPr>
        <w:pStyle w:val="Heading1"/>
      </w:pPr>
      <w:r>
        <w:rPr>
          <w:rFonts w:ascii="Times New Roman" w:hAnsi="Times New Roman"/>
        </w:rPr>
        <w:t>4. Discussion</w:t>
      </w:r>
    </w:p>
    <w:p w14:paraId="397C87D9" w14:textId="77777777" w:rsidR="0032622F" w:rsidRPr="0032622F" w:rsidRDefault="0032622F">
      <w:pPr>
        <w:rPr>
          <w:rFonts w:cs="Times New Roman"/>
        </w:rPr>
      </w:pPr>
      <w:r w:rsidRPr="0032622F">
        <w:rPr>
          <w:rFonts w:cs="Times New Roman"/>
        </w:rPr>
        <w:t xml:space="preserve">Our QSP model integrated pharmacokinetics, cardiolipin dynamics, α-synuclein pathology, mitochondrial bioenergetics, oxidative stress, mitophagy, cell death, and neuroinflammation into a single coupled 28-ODE system, simulating the vicious cycle across mouse and allometrically translated human physiology. The coupled system behaved as an emergent amplifier, converting </w:t>
      </w:r>
      <w:r>
        <w:rPr>
          <w:rFonts w:cs="Times New Roman"/>
        </w:rPr>
        <w:lastRenderedPageBreak/>
      </w:r>
      <w:r>
        <w:rPr>
          <w:rFonts w:cs="Times New Roman"/>
        </w:rPr>
        <w:t xml:space="preserve">modest standalone perturbations into substantial DA neuron loss and motor impairment, with bevemipretide only partially reversing this trajectory given its single-node mechanism. </w:t>
      </w:r>
      <w:del w:id="90206" w:author="Claude (corrected analyses)" w:date="2026-09-23T12:00:00Z">
        <w:r>
          <w:rPr>
            <w:rFonts w:cs="Times New Roman"/>
          </w:rPr>
          <w:delText xml:space="preserve">The</w:delText>
        </w:r>
      </w:del>
      <w:ins w:id="90207" w:author="Claude (corrected analyses)" w:date="2026-09-23T12:00:00Z">
        <w:r>
          <w:rPr>
            <w:rFonts w:cs="Times New Roman"/>
          </w:rPr>
          <w:t xml:space="preserve">In symptomatic</w:t>
        </w:r>
      </w:ins>
      <w:r>
        <w:rPr>
          <w:rFonts w:cs="Times New Roman"/>
        </w:rPr>
        <w:t xml:space="preserve"> virtual </w:t>
      </w:r>
      <w:del w:id="90204" w:author="Claude (corrected analyses)" w:date="2026-09-23T12:00:00Z">
        <w:r>
          <w:rPr>
            <w:rFonts w:cs="Times New Roman"/>
          </w:rPr>
          <w:delText xml:space="preserve">clinical trial identified a well-bounded</w:delText>
        </w:r>
      </w:del>
      <w:ins w:id="90205" w:author="Claude (corrected analyses)" w:date="2026-09-23T12:00:00Z">
        <w:r>
          <w:rPr>
            <w:rFonts w:cs="Times New Roman"/>
          </w:rPr>
          <w:t xml:space="preserve">patients the predicted</w:t>
        </w:r>
      </w:ins>
      <w:r>
        <w:rPr>
          <w:rFonts w:cs="Times New Roman"/>
        </w:rPr>
        <w:t xml:space="preserve"> effect</w:t>
      </w:r>
      <w:del w:id="90203" w:author="Claude (corrected analyses)" w:date="2026-09-23T12:00:00Z">
        <w:r>
          <w:rPr>
            <w:rFonts w:cs="Times New Roman"/>
          </w:rPr>
          <w:delText xml:space="preserve"> size and responder rate</w:delText>
        </w:r>
      </w:del>
      <w:r>
        <w:rPr>
          <w:rFonts w:cs="Times New Roman"/>
        </w:rPr>
        <w:t xml:space="preserve"> at the clinically relevant dose</w:t>
      </w:r>
      <w:ins w:id="90202" w:author="Claude (corrected analyses)" w:date="2026-09-23T12:00:00Z">
        <w:r>
          <w:rPr>
            <w:rFonts w:cs="Times New Roman"/>
          </w:rPr>
          <w:t xml:space="preserve"> was small (d ≈ 0.12–0.14)</w:t>
        </w:r>
      </w:ins>
      <w:r>
        <w:rPr>
          <w:rFonts w:cs="Times New Roman"/>
        </w:rPr>
        <w:t xml:space="preserve">, and</w:t>
      </w:r>
      <w:ins w:id="90201" w:author="Claude (corrected analyses)" w:date="2026-09-23T12:00:00Z">
        <w:r>
          <w:rPr>
            <w:rFonts w:cs="Times New Roman"/>
          </w:rPr>
          <w:t xml:space="preserve"> the</w:t>
        </w:r>
      </w:ins>
      <w:r>
        <w:rPr>
          <w:rFonts w:cs="Times New Roman"/>
        </w:rPr>
        <w:t xml:space="preserve"> identifiability analysis </w:t>
      </w:r>
      <w:del w:id="90199" w:author="Claude (corrected analyses)" w:date="2026-09-23T12:00:00Z">
        <w:r>
          <w:rPr>
            <w:rFonts w:cs="Times New Roman"/>
          </w:rPr>
          <w:delText xml:space="preserve">confirmed</w:delText>
        </w:r>
      </w:del>
      <w:ins w:id="90200" w:author="Claude (corrected analyses)" w:date="2026-09-23T12:00:00Z">
        <w:r>
          <w:rPr>
            <w:rFonts w:cs="Times New Roman"/>
          </w:rPr>
          <w:t xml:space="preserve">showed</w:t>
        </w:r>
      </w:ins>
      <w:r>
        <w:rPr>
          <w:rFonts w:cs="Times New Roman"/>
        </w:rPr>
        <w:t xml:space="preserve"> that the </w:t>
      </w:r>
      <w:del w:id="90197" w:author="Claude (corrected analyses)" w:date="2026-09-23T12:00:00Z">
        <w:r>
          <w:rPr>
            <w:rFonts w:cs="Times New Roman"/>
          </w:rPr>
          <w:delText xml:space="preserve">Fisher Information Matrix achieved full rank relative to the calibration outputs, indicating the model’s</w:delText>
        </w:r>
      </w:del>
      <w:ins w:id="90198" w:author="Claude (corrected analyses)" w:date="2026-09-23T12:00:00Z">
        <w:r>
          <w:rPr>
            <w:rFonts w:cs="Times New Roman"/>
          </w:rPr>
          <w:t xml:space="preserve">calibration targets constrain only a few parameter combinations, so the</w:t>
        </w:r>
      </w:ins>
      <w:r>
        <w:rPr>
          <w:rFonts w:cs="Times New Roman"/>
        </w:rPr>
        <w:t xml:space="preserve"> quantitative predictions are </w:t>
      </w:r>
      <w:del w:id="90195" w:author="Claude (corrected analyses)" w:date="2026-09-23T12:00:00Z">
        <w:r>
          <w:rPr>
            <w:rFonts w:cs="Times New Roman"/>
          </w:rPr>
          <w:delText xml:space="preserve">well-determined</w:delText>
        </w:r>
      </w:del>
      <w:ins w:id="90196" w:author="Claude (corrected analyses)" w:date="2026-09-23T12:00:00Z">
        <w:r>
          <w:rPr>
            <w:rFonts w:cs="Times New Roman"/>
          </w:rPr>
          <w:t xml:space="preserve">conditional on the inherited parameter values</w:t>
        </w:r>
      </w:ins>
      <w:r>
        <w:rPr>
          <w:rFonts w:cs="Times New Roman"/>
        </w:rPr>
        <w:t xml:space="preserve">.</w:t>
      </w:r>
    </w:p>
    <w:p w14:paraId="79745058" w14:textId="77777777" w:rsidR="000C76B6" w:rsidRDefault="0032622F">
      <w:r w:rsidRPr="0032622F">
        <w:rPr>
          <w:rFonts w:cs="Times New Roman"/>
        </w:rPr>
        <w:t>Prior QSP models of Parkinson’s disease have each addressed distinct</w:t>
      </w:r>
      <w:r w:rsidR="00594E95">
        <w:rPr>
          <w:rFonts w:cs="Times New Roman"/>
        </w:rPr>
        <w:t xml:space="preserve"> </w:t>
      </w:r>
      <w:r w:rsidR="00AD7F21">
        <w:rPr>
          <w:rFonts w:cs="Times New Roman"/>
        </w:rPr>
        <w:t>pathology</w:t>
      </w:r>
      <w:r w:rsidR="00594E95">
        <w:rPr>
          <w:rFonts w:cs="Times New Roman"/>
        </w:rPr>
        <w:t>.</w:t>
      </w:r>
      <w:r w:rsidRPr="0032622F">
        <w:rPr>
          <w:rFonts w:cs="Times New Roman"/>
        </w:rPr>
        <w:t xml:space="preserve"> Roberts et al. [36] modelled motor symptom scores from dopamine receptor pharmacology, Ivanova and Karelina [24] modelled α-synuclein spread and immunotherapy engagement, and Geerts et al. [37] quantified synaptic-cleft target engagement of anti-α-synuclein antibodies to explain the clinical failure of cinpanemab and prasinezumab. None encodes the intracellular vicious cycle linking α-synuclein aggregation, cardiolipin oxidation, Complex I impairment, and mitochondrial ROS, identified as the central amplifier of nigral degeneration [30, 38]. The present model fills this gap by coupling all four cycle nodes within a single ODE system and layering pharmacokinetics, neuroinflammation, mitophagy, and multi-pathway cell death on top, yielding a platform that evaluates organelle-targeted pharmacology from first principles.</w:t>
      </w:r>
    </w:p>
    <w:p w14:paraId="7E3B28DD" w14:textId="77777777" w:rsidR="000C76B6" w:rsidRDefault="000A5AE1">
      <w:r w:rsidRPr="000A5AE1">
        <w:rPr>
          <w:rFonts w:cs="Times New Roman"/>
        </w:rPr>
        <w:t xml:space="preserve">This amplification arises because each node feeds forward into the next: α-synuclein oligomers accelerate cardiolipin oxidation [16], depleted cardiolipin destabilises respiratory supercomplexes [17], impaired electron transport elevates ROS [39], and ROS promotes further α-synuclein misfolding [40], a positive feedback loop </w:t>
      </w:r>
      <w:del w:id="90219" w:author="Claude (corrected analyses)" w:date="2026-09-23T12:00:00Z">
        <w:r w:rsidRPr="000A5AE1">
          <w:rPr>
            <w:rFonts w:cs="Times New Roman"/>
          </w:rPr>
          <w:delText xml:space="preserve">whose gain</w:delText>
        </w:r>
      </w:del>
      <w:ins w:id="90220" w:author="Claude (corrected analyses)" w:date="2026-09-23T12:00:00Z">
        <w:r>
          <w:rPr>
            <w:rFonts w:cs="Times New Roman"/>
          </w:rPr>
          <w:t xml:space="preserve">in which the coupled perturbation</w:t>
        </w:r>
      </w:ins>
      <w:r w:rsidRPr="000A5AE1">
        <w:rPr>
          <w:rFonts w:cs="Times New Roman"/>
        </w:rPr>
        <w:t xml:space="preserve"> exceeds any single-pathway perturbation. The </w:t>
      </w:r>
      <w:del w:id="90216" w:author="Claude (corrected analyses)" w:date="2026-09-23T12:00:00Z">
        <w:r w:rsidRPr="000A5AE1">
          <w:rPr>
            <w:rFonts w:cs="Times New Roman"/>
          </w:rPr>
          <w:delText xml:space="preserve">phase portrait </w:delText>
        </w:r>
      </w:del>
      <w:proofErr w:type="spellStart"/>
      <w:del w:id="90217" w:author="Claude (corrected analyses)" w:date="2026-09-23T12:00:00Z">
        <w:r w:rsidRPr="000A5AE1">
          <w:rPr>
            <w:rFonts w:cs="Times New Roman"/>
          </w:rPr>
          <w:delText>formalises</w:delText>
        </w:r>
      </w:del>
      <w:ins w:id="90218" w:author="Claude (corrected analyses)" w:date="2026-09-23T12:00:00Z">
        <w:r>
          <w:rPr>
            <w:rFonts w:cs="Times New Roman"/>
          </w:rPr>
          <w:t xml:space="preserve">trajectory projections illustrate</w:t>
        </w:r>
      </w:ins>
      <w:proofErr w:type="spellEnd"/>
      <w:r w:rsidRPr="000A5AE1">
        <w:rPr>
          <w:rFonts w:cs="Times New Roman"/>
        </w:rPr>
        <w:t xml:space="preserve"> this:</w:t>
      </w:r>
      <w:ins w:id="90215" w:author="Claude (corrected analyses)" w:date="2026-09-23T12:00:00Z">
        <w:r>
          <w:rPr>
            <w:rFonts w:cs="Times New Roman"/>
          </w:rPr>
          <w:t xml:space="preserve"> the drug-treated trajectory ends between the</w:t>
        </w:r>
      </w:ins>
      <w:r w:rsidRPr="000A5AE1">
        <w:rPr>
          <w:rFonts w:cs="Times New Roman"/>
        </w:rPr>
        <w:t xml:space="preserve"> healthy and disease </w:t>
      </w:r>
      <w:ins w:id="90214" w:author="Claude (corrected analyses)" w:date="2026-09-23T12:00:00Z">
        <w:r>
          <w:rPr>
            <w:rFonts w:cs="Times New Roman"/>
          </w:rPr>
          <w:t xml:space="preserve">end </w:t>
        </w:r>
      </w:ins>
      <w:r w:rsidRPr="000A5AE1">
        <w:rPr>
          <w:rFonts w:cs="Times New Roman"/>
        </w:rPr>
        <w:t xml:space="preserve">states</w:t>
      </w:r>
      <w:del w:id="90213" w:author="Claude (corrected analyses)" w:date="2026-09-23T12:00:00Z">
        <w:r w:rsidRPr="000A5AE1">
          <w:rPr>
            <w:rFonts w:cs="Times New Roman"/>
          </w:rPr>
          <w:delText xml:space="preserve"> occupy distinct basins of attraction</w:delText>
        </w:r>
      </w:del>
      <w:r w:rsidRPr="000A5AE1">
        <w:rPr>
          <w:rFonts w:cs="Times New Roman"/>
        </w:rPr>
        <w:t xml:space="preserve"> in CL ratio–α-synuclein state space</w:t>
      </w:r>
      <w:del w:id="90212" w:author="Claude (corrected analyses)" w:date="2026-09-23T12:00:00Z">
        <w:r w:rsidRPr="000A5AE1">
          <w:rPr>
            <w:rFonts w:cs="Times New Roman"/>
          </w:rPr>
          <w:delText xml:space="preserve">, separated by a saddle region the drug trajectory must cross to rescue cells. The intermediate drug-rescued attractor,</w:delText>
        </w:r>
      </w:del>
      <w:r w:rsidRPr="000A5AE1">
        <w:rPr>
          <w:rFonts w:cs="Times New Roman"/>
        </w:rPr>
        <w:t xml:space="preserve"> rather than </w:t>
      </w:r>
      <w:del w:id="90210" w:author="Claude (corrected analyses)" w:date="2026-09-23T12:00:00Z">
        <w:r w:rsidRPr="000A5AE1">
          <w:rPr>
            <w:rFonts w:cs="Times New Roman"/>
          </w:rPr>
          <w:delText xml:space="preserve">full restoration</w:delText>
        </w:r>
      </w:del>
      <w:ins w:id="90211" w:author="Claude (corrected analyses)" w:date="2026-09-23T12:00:00Z">
        <w:r>
          <w:rPr>
            <w:rFonts w:cs="Times New Roman"/>
          </w:rPr>
          <w:t xml:space="preserve">returning</w:t>
        </w:r>
      </w:ins>
      <w:r w:rsidRPr="000A5AE1">
        <w:rPr>
          <w:rFonts w:cs="Times New Roman"/>
        </w:rPr>
        <w:t xml:space="preserve"> to </w:t>
      </w:r>
      <w:r>
        <w:rPr>
          <w:rFonts w:cs="Times New Roman"/>
        </w:rPr>
        <w:lastRenderedPageBreak/>
      </w:r>
      <w:r>
        <w:rPr>
          <w:rFonts w:cs="Times New Roman"/>
        </w:rPr>
        <w:t xml:space="preserve">health</w:t>
      </w:r>
      <w:del w:id="90208" w:author="Claude (corrected analyses)" w:date="2026-09-23T12:00:00Z">
        <w:r>
          <w:rPr>
            <w:rFonts w:cs="Times New Roman"/>
          </w:rPr>
          <w:delText xml:space="preserve">,</w:delText>
        </w:r>
      </w:del>
      <w:ins w:id="90209" w:author="Claude (corrected analyses)" w:date="2026-09-23T12:00:00Z">
        <w:r>
          <w:rPr>
            <w:rFonts w:cs="Times New Roman"/>
          </w:rPr>
          <w:t xml:space="preserve">. This intermediate end state</w:t>
        </w:r>
      </w:ins>
      <w:r>
        <w:rPr>
          <w:rFonts w:cs="Times New Roman"/>
        </w:rPr>
        <w:t xml:space="preserve"> reflects that bevemipretide stabilises cardiolipin at a single node of a four-node cycle and cannot compensate for upstream impairments in Complex I repair capacity and α-synuclein clearance.</w:t>
      </w:r>
    </w:p>
    <w:p w14:paraId="3E9BB1E1" w14:textId="77777777" w:rsidR="000C76B6" w:rsidRDefault="007F2873">
      <w:r>
        <w:t xml:space="preserve">The cascade propagation analysis revealed a stereotyped temporal ordering of dysfunction: CI impairment and α-synuclein aggregation were the earliest events to exceed 10% deviation from baseline (onset within 2–3 days), followed by ATP depletion, membrane depolarisation, and motor impairment, recapitulating molecular staging observed in post-mortem and experimental studies [29, 41]. This gap between initial biochemical insult and detectable motor impairment defines the therapeutic window for disease modification; bevemipretide, acting at the cardiolipin node, intervenes upstream of the point at which mPTP opening commits the cell to death, a transition governed by the mPTP opening threshold (K_mPTP), </w:t>
      </w:r>
      <w:del w:id="90408" w:author="Claude (corrected analyses)" w:date="2026-09-23T12:00:00Z">
        <w:r>
          <w:delText xml:space="preserve">identified by Sobol analysis as almost purely interactive (S_1 ≈ 0, S_T = 0.33) and thus an all-or-nothing gate rather than a graded effector</w:delText>
        </w:r>
      </w:del>
      <w:ins w:id="90409" w:author="Claude (corrected analyses)" w:date="2026-09-23T12:00:00Z">
        <w:r>
          <w:t xml:space="preserve">identified by Sobol analysis as acting largely through interactions (S_1 = 0.06, S_T = 0.23 for DA neuron survival), consistent with a threshold-like gate rather than a graded effector</w:t>
        </w:r>
      </w:ins>
      <w:r>
        <w:t xml:space="preserve">, consistent with the mitochondrial ‘point of no return’ described in the apoptosis literature [42].</w:t>
      </w:r>
    </w:p>
    <w:p w14:paraId="7603C77F" w14:textId="77777777" w:rsidR="000C76B6" w:rsidRDefault="007F2873">
      <w:r>
        <w:t xml:space="preserve">The three-pathway death architecture, comprising mitochondrial damage, neuroinflammation-mediated toxicity via TNF-α and IL-1β [43], and direct α-synuclein proteotoxicity [15], </w:t>
      </w:r>
      <w:del w:id="90248" w:author="Claude (corrected analyses)" w:date="2026-09-23T12:00:00Z">
        <w:r>
          <w:delText xml:space="preserve">imposes a quantitative ceiling on</w:delText>
        </w:r>
      </w:del>
      <w:ins w:id="90249" w:author="Claude (corrected analyses)" w:date="2026-09-23T12:00:00Z">
        <w:r>
          <w:t xml:space="preserve">shapes but does not cap</w:t>
        </w:r>
      </w:ins>
      <w:r>
        <w:t xml:space="preserve"> monotherapy efficacy</w:t>
      </w:r>
      <w:del w:id="90246" w:author="Claude (corrected analyses)" w:date="2026-09-23T12:00:00Z">
        <w:r>
          <w:delText xml:space="preserve">:</w:delText>
        </w:r>
      </w:del>
      <w:ins w:id="90247" w:author="Claude (corrected analyses)" w:date="2026-09-23T12:00:00Z">
        <w:r>
          <w:t xml:space="preserve">. In the mouse disease state,</w:t>
        </w:r>
      </w:ins>
      <w:r>
        <w:t xml:space="preserve"> approximately 63% of </w:t>
      </w:r>
      <w:del w:id="90244" w:author="Claude (corrected analyses)" w:date="2026-09-23T12:00:00Z">
        <w:r>
          <w:delText xml:space="preserve">disease-state</w:delText>
        </w:r>
      </w:del>
      <w:ins w:id="90245" w:author="Claude (corrected analyses)" w:date="2026-09-23T12:00:00Z">
        <w:r>
          <w:t xml:space="preserve">cumulative</w:t>
        </w:r>
      </w:ins>
      <w:r>
        <w:t xml:space="preserve"> neuronal </w:t>
      </w:r>
      <w:del w:id="90242" w:author="Claude (corrected analyses)" w:date="2026-09-23T12:00:00Z">
        <w:r>
          <w:delText xml:space="preserve">death flows through</w:delText>
        </w:r>
      </w:del>
      <w:ins w:id="90243" w:author="Claude (corrected analyses)" w:date="2026-09-23T12:00:00Z">
        <w:r>
          <w:t xml:space="preserve">loss is attributed to</w:t>
        </w:r>
      </w:ins>
      <w:r>
        <w:t xml:space="preserve"> the mitochondrial pathway</w:t>
      </w:r>
      <w:del w:id="90240" w:author="Claude (corrected analyses)" w:date="2026-09-23T12:00:00Z">
        <w:r>
          <w:delText xml:space="preserve">, which bevemipretide can partially rescue, while the remaining</w:delText>
        </w:r>
      </w:del>
      <w:ins w:id="90241" w:author="Claude (corrected analyses)" w:date="2026-09-23T12:00:00Z">
        <w:r>
          <w:t xml:space="preserve"> and</w:t>
        </w:r>
      </w:ins>
      <w:r>
        <w:t xml:space="preserve"> 37% </w:t>
      </w:r>
      <w:del w:id="90238" w:author="Claude (corrected analyses)" w:date="2026-09-23T12:00:00Z">
        <w:r>
          <w:delText xml:space="preserve">(</w:delText>
        </w:r>
      </w:del>
      <w:ins w:id="90239" w:author="Claude (corrected analyses)" w:date="2026-09-23T12:00:00Z">
        <w:r>
          <w:t xml:space="preserve">to </w:t>
        </w:r>
      </w:ins>
      <w:r>
        <w:t xml:space="preserve">neuroinflammation </w:t>
      </w:r>
      <w:del w:id="90236" w:author="Claude (corrected analyses)" w:date="2026-09-23T12:00:00Z">
        <w:r>
          <w:delText xml:space="preserve">12%,</w:delText>
        </w:r>
      </w:del>
      <w:ins w:id="90237" w:author="Claude (corrected analyses)" w:date="2026-09-23T12:00:00Z">
        <w:r>
          <w:t xml:space="preserve">(12%) and</w:t>
        </w:r>
      </w:ins>
      <w:r>
        <w:t xml:space="preserve"> proteotoxicity </w:t>
      </w:r>
      <w:del w:id="90234" w:author="Claude (corrected analyses)" w:date="2026-09-23T12:00:00Z">
        <w:r>
          <w:delText xml:space="preserve">25%) is CL-</w:delText>
        </w:r>
      </w:del>
      <w:ins w:id="90235" w:author="Claude (corrected analyses)" w:date="2026-09-23T12:00:00Z">
        <w:r>
          <w:t xml:space="preserve">(25%). These pathways are not </w:t>
        </w:r>
      </w:ins>
      <w:r>
        <w:t xml:space="preserve">independent</w:t>
      </w:r>
      <w:del w:id="90232" w:author="Claude (corrected analyses)" w:date="2026-09-23T12:00:00Z">
        <w:r>
          <w:delText xml:space="preserve"> and persists even at the highest simulated dose. The Therapeutic Rescue Fraction heatmap</w:delText>
        </w:r>
      </w:del>
      <w:ins w:id="90233" w:author="Claude (corrected analyses)" w:date="2026-09-23T12:00:00Z">
        <w:r>
          <w:t xml:space="preserve"> of the drug: in symptomatic virtual patients, 30 mg reduced cumulative loss by 14% in the mitochondrial pathway but by 20% and 30% in the neuroinflammatory and proteotoxic pathways, because cardiolipin stabilisation lowers oligomer burden and microglial activation</w:t>
        </w:r>
      </w:ins>
      <w:r>
        <w:t xml:space="preserve"> (Figure 6C)</w:t>
      </w:r>
      <w:del w:id="90230" w:author="Claude (corrected analyses)" w:date="2026-09-23T12:00:00Z">
        <w:r>
          <w:delText xml:space="preserve"> makes this explicit: 60 mg rescues 60%</w:delText>
        </w:r>
      </w:del>
      <w:ins w:id="90231" w:author="Claude (corrected analyses)" w:date="2026-09-23T12:00:00Z">
        <w:r>
          <w:t xml:space="preserve">. Monotherapy efficacy is therefore limited less by an unreachable fraction of death than by the modest size</w:t>
        </w:r>
      </w:ins>
      <w:r>
        <w:t xml:space="preserve"> of the </w:t>
      </w:r>
      <w:del w:id="90228" w:author="Claude (corrected analyses)" w:date="2026-09-23T12:00:00Z">
        <w:r>
          <w:delText xml:space="preserve">mitochondrial death rate but only 35–38% of the non-mitochondrial components, yielding a model-predicted net </w:delText>
        </w:r>
      </w:del>
      <w:ins w:id="90229" w:author="Claude (corrected analyses)" w:date="2026-09-23T12:00:00Z">
        <w:r>
          <w:t xml:space="preserve">overall effect (19% </w:t>
        </w:r>
      </w:ins>
      <w:r>
        <w:t xml:space="preserve">reduction</w:t>
      </w:r>
      <w:del w:id="90227" w:author="Claude (corrected analyses)" w:date="2026-09-23T12:00:00Z">
        <w:r>
          <w:delText xml:space="preserve"> of approximately 52%</w:delText>
        </w:r>
      </w:del>
      <w:r>
        <w:t xml:space="preserve"> in total </w:t>
      </w:r>
      <w:del w:id="90225" w:author="Claude (corrected analyses)" w:date="2026-09-23T12:00:00Z">
        <w:r>
          <w:delText xml:space="preserve">death rate</w:delText>
        </w:r>
      </w:del>
      <w:ins w:id="90226" w:author="Claude (corrected analyses)" w:date="2026-09-23T12:00:00Z">
        <w:r>
          <w:t xml:space="preserve">loss at 30 mg and 24% at 60 mg)</w:t>
        </w:r>
      </w:ins>
      <w:r>
        <w:t xml:space="preserve">. A monotherapy trial powered to detect a large effect size will likely fail, </w:t>
      </w:r>
      <w:r>
        <w:lastRenderedPageBreak/>
      </w:r>
      <w:r>
        <w:t xml:space="preserve">not because the drug is inactive but because the achievable effect is </w:t>
      </w:r>
      <w:del w:id="90223" w:author="Claude (corrected analyses)" w:date="2026-09-23T12:00:00Z">
        <w:r>
          <w:delText xml:space="preserve">mechanistically bounded</w:delText>
        </w:r>
      </w:del>
      <w:ins w:id="90224" w:author="Claude (corrected analyses)" w:date="2026-09-23T12:00:00Z">
        <w:r>
          <w:t xml:space="preserve">small</w:t>
        </w:r>
      </w:ins>
      <w:r>
        <w:t xml:space="preserve">; combination strategies pairing cardiolipin stabilisation with anti-inflammatory agents or aggregation inhibitors could </w:t>
      </w:r>
      <w:del w:id="90221" w:author="Claude (corrected analyses)" w:date="2026-09-23T12:00:00Z">
        <w:r>
          <w:delText xml:space="preserve">access the remaining fraction</w:delText>
        </w:r>
      </w:del>
      <w:ins w:id="90222" w:author="Claude (corrected analyses)" w:date="2026-09-23T12:00:00Z">
        <w:r>
          <w:t xml:space="preserve">add to this effect</w:t>
        </w:r>
      </w:ins>
      <w:r>
        <w:t xml:space="preserve"> and widen the therapeutic window.</w:t>
      </w:r>
    </w:p>
    <w:p w14:paraId="0A094D46" w14:textId="77777777" w:rsidR="000C76B6" w:rsidRDefault="007F2873">
      <w:r>
        <w:t xml:space="preserve">The predicted unpaired Cohen’s d </w:t>
      </w:r>
      <w:del w:id="90255" w:author="Claude (corrected analyses)" w:date="2026-09-23T12:00:00Z">
        <w:r>
          <w:delText xml:space="preserve">of 0.221 </w:delText>
        </w:r>
      </w:del>
      <w:r>
        <w:t xml:space="preserve">at 30 mg </w:t>
      </w:r>
      <w:del w:id="90253" w:author="Claude (corrected analyses)" w:date="2026-09-23T12:00:00Z">
        <w:r>
          <w:delText xml:space="preserve">sits between</w:delText>
        </w:r>
      </w:del>
      <w:ins w:id="90254" w:author="Claude (corrected analyses)" w:date="2026-09-23T12:00:00Z">
        <w:r>
          <w:t xml:space="preserve">(0.12 for DA neuron preservation and 0.14 for motor score) is below the values cited for</w:t>
        </w:r>
      </w:ins>
      <w:r>
        <w:t xml:space="preserve"> the ADAGIO rasagiline trial (d ≈ 0.20) [44] and the SPARK cinpanemab trial (d ≈ 0.15) [5]</w:t>
      </w:r>
      <w:del w:id="90251" w:author="Claude (corrected analyses)" w:date="2026-09-23T12:00:00Z">
        <w:r>
          <w:delText xml:space="preserve">, though</w:delText>
        </w:r>
      </w:del>
      <w:ins w:id="90252" w:author="Claude (corrected analyses)" w:date="2026-09-23T12:00:00Z">
        <w:r>
          <w:t xml:space="preserve">. Although</w:t>
        </w:r>
      </w:ins>
      <w:r>
        <w:t xml:space="preserve"> this places a model-simulated projection alongside empirically measured clinical outcomes and should be read as a trial-planning benchmark rather than evidence of comparable real-world efficacy</w:t>
      </w:r>
      <w:ins w:id="90250" w:author="Claude (corrected analyses)" w:date="2026-09-23T12:00:00Z">
        <w:r>
          <w:t xml:space="preserve">, it indicates that a trial powered for d ≈ 0.2 would be underpowered for the effect predicted here</w:t>
        </w:r>
      </w:ins>
      <w:r>
        <w:t xml:space="preserve">. The model’s prediction of diminishing returns above 30 mg is independently supported by preclinical ALS TDP-43 mouse data for SBT-272 [27], where upper motor neuron retention and reduced neuroinflammation showed a dose-response plateau, while Phase 1 data confirmed systemic exposure profiles consistent with the allometric PK scaling used here [28], an independent check on the translational bridge.</w:t>
      </w:r>
    </w:p>
    <w:p w14:paraId="21E62CE8" w14:textId="77777777" w:rsidR="000C76B6" w:rsidRDefault="007F2873">
      <w:r>
        <w:t xml:space="preserve">Published PD disease-modification trials offer relevant comparisons. DATATOP [45] showed deprenyl delayed the need for levodopa, though symptomatic-benefit confound precluded definitive disease-modification claims, while SURE-PD3 [46] tested inosine-mediated urate elevation as an antioxidant strategy but failed its primary endpoint despite sound biological rationale. The model offers a potential explanation: urate acts as a general-purpose cytosolic antioxidant, whereas the vicious cycle is mitochondrially compartmentalised, and bevemipretide accumulates at the inner mitochondrial membrane with &gt;100-fold selectivity over cytoplasmic distribution, placing it precisely where cardiolipin oxidation and supercomplex destabilisation occur. </w:t>
      </w:r>
      <w:del w:id="90410" w:author="Claude (corrected analyses)" w:date="2026-09-23T12:00:00Z">
        <w:r>
          <w:delText xml:space="preserve">The bootstrap 95% confidence interval for the 30 mg effect size [0.177, 0.273] places even the model’s lower-bound projection above the effect sizes observed in SPARK [5], STEADY-PD III [47], and SURE-PD3 [46]; as above, this is a comparison between a simulated </w:delText>
        </w:r>
      </w:del>
      <w:del w:id="90411" w:author="Claude (corrected analyses)" w:date="2026-09-23T12:00:00Z">
        <w:r>
          <w:lastRenderedPageBreak/>
          <w:delText xml:space="preserve">prediction and measured clinical outcomes, and cross-trial</w:delText>
        </w:r>
      </w:del>
      <w:ins w:id="90412" w:author="Claude (corrected analyses)" w:date="2026-09-23T12:00:00Z">
        <w:r>
          <w:t xml:space="preserve">The corrected 30 mg projection (d = 0.12; 95% bootstrap interval 0.10–0.14) should therefore not be read as exceeding the effect sizes observed in SPARK [5], STEADY-PD III [47], and SURE-PD3 [46]; as above, cross-trial</w:t>
        </w:r>
      </w:ins>
      <w:r>
        <w:lastRenderedPageBreak/>
        <w:t xml:space="preserve"> comparisons of this kind must be interpreted with caution given differences in patient populations, endpoint definitions, and trial durations.</w:t>
      </w:r>
    </w:p>
    <w:p w14:paraId="165575C8" w14:textId="77777777" w:rsidR="000C76B6" w:rsidRDefault="007F2873">
      <w:r>
        <w:t xml:space="preserve">The three-tier sensitivity analysis converged on </w:t>
      </w:r>
      <w:del w:id="90270" w:author="Claude (corrected analyses)" w:date="2026-09-23T12:00:00Z">
        <w:r>
          <w:delText xml:space="preserve">a consistent result: </w:delText>
        </w:r>
      </w:del>
      <w:r>
        <w:t xml:space="preserve">ROS module parameters </w:t>
      </w:r>
      <w:del w:id="90268" w:author="Claude (corrected analyses)" w:date="2026-09-23T12:00:00Z">
        <w:r>
          <w:delText xml:space="preserve">(k_ROS_basal, k_SOD2, k_shunt) dominate both</w:delText>
        </w:r>
      </w:del>
      <w:ins w:id="90269" w:author="Claude (corrected analyses)" w:date="2026-09-23T12:00:00Z">
        <w:r>
          <w:t xml:space="preserve">as the main determinants of</w:t>
        </w:r>
      </w:ins>
      <w:r>
        <w:t xml:space="preserve"> DA neuron survival</w:t>
      </w:r>
      <w:del w:id="90266" w:author="Claude (corrected analyses)" w:date="2026-09-23T12:00:00Z">
        <w:r>
          <w:delText xml:space="preserve"> and motor score across OAT, Morris, and Sobol analyses. The</w:delText>
        </w:r>
      </w:del>
      <w:ins w:id="90267" w:author="Claude (corrected analyses)" w:date="2026-09-23T12:00:00Z">
        <w:r>
          <w:t xml:space="preserve">: k_SOD2 and k_ROS_basal had the highest</w:t>
        </w:r>
      </w:ins>
      <w:r>
        <w:t xml:space="preserve"> Sobol total-order </w:t>
      </w:r>
      <w:del w:id="90264" w:author="Claude (corrected analyses)" w:date="2026-09-23T12:00:00Z">
        <w:r>
          <w:delText xml:space="preserve">index for k_ROS_basal</w:delText>
        </w:r>
      </w:del>
      <w:ins w:id="90265" w:author="Claude (corrected analyses)" w:date="2026-09-23T12:00:00Z">
        <w:r>
          <w:t xml:space="preserve">indices</w:t>
        </w:r>
      </w:ins>
      <w:r>
        <w:t xml:space="preserve"> (S_T = 0.</w:t>
      </w:r>
      <w:del w:id="90262" w:author="Claude (corrected analyses)" w:date="2026-09-23T12:00:00Z">
        <w:r>
          <w:delText xml:space="preserve">50) reflects that 63% of its</w:delText>
        </w:r>
      </w:del>
      <w:ins w:id="90263" w:author="Claude (corrected analyses)" w:date="2026-09-23T12:00:00Z">
        <w:r>
          <w:t xml:space="preserve">32 and 0.29, with overlapping bootstrap intervals) and ranked among the top parameters in the OAT and Morris screens. Roughly half of their</w:t>
        </w:r>
      </w:ins>
      <w:r>
        <w:t xml:space="preserve"> influence </w:t>
      </w:r>
      <w:del w:id="90260" w:author="Claude (corrected analyses)" w:date="2026-09-23T12:00:00Z">
        <w:r>
          <w:delText xml:space="preserve">is</w:delText>
        </w:r>
      </w:del>
      <w:ins w:id="90261" w:author="Claude (corrected analyses)" w:date="2026-09-23T12:00:00Z">
        <w:r>
          <w:t xml:space="preserve">was</w:t>
        </w:r>
      </w:ins>
      <w:r>
        <w:t xml:space="preserve"> mediated through parameter interactions</w:t>
      </w:r>
      <w:del w:id="90259" w:author="Claude (corrected analyses)" w:date="2026-09-23T12:00:00Z">
        <w:r>
          <w:delText xml:space="preserve"> rather than direct effects</w:delText>
        </w:r>
      </w:del>
      <w:r>
        <w:t xml:space="preserve">, consistent with </w:t>
      </w:r>
      <w:del w:id="90257" w:author="Claude (corrected analyses)" w:date="2026-09-23T12:00:00Z">
        <w:r>
          <w:delText xml:space="preserve">its</w:delText>
        </w:r>
      </w:del>
      <w:ins w:id="90258" w:author="Claude (corrected analyses)" w:date="2026-09-23T12:00:00Z">
        <w:r>
          <w:t xml:space="preserve">their</w:t>
        </w:r>
      </w:ins>
      <w:r>
        <w:t xml:space="preserve"> role as amplifier gain within the vicious cycle and aligning with post-mortem evidence of elevated 8-hydroxy-2′-deoxyguanosine and decreased glutathione in PD substantia nigra [48, 49]. </w:t>
      </w:r>
      <w:ins w:id="90256" w:author="Claude (corrected analyses)" w:date="2026-09-23T12:00:00Z">
        <w:r>
          <w:t xml:space="preserve">The motor score was dominated by the threshold of its mapping from neuron loss (K_motor, S_T = 0.44), so the composite motor endpoint adds structural uncertainty beyond the disease biology. </w:t>
        </w:r>
      </w:ins>
      <w:r>
        <w:t xml:space="preserve">This ROS dominance implies that interventions upstream of ROS production, cardiolipin stabilisation, supercomplex preservation, may have a disproportionate effect by attenuating the cycle’s primary amplifier.</w:t>
      </w:r>
    </w:p>
    <w:p w14:paraId="679447A8" w14:textId="77777777" w:rsidR="000C76B6" w:rsidRDefault="007F2873">
      <w:r>
        <w:t xml:space="preserve">The identifiability analysis </w:t>
      </w:r>
      <w:del w:id="90280" w:author="Claude (corrected analyses)" w:date="2026-09-23T12:00:00Z">
        <w:r>
          <w:delText xml:space="preserve">provides important context for interpreting</w:delText>
        </w:r>
      </w:del>
      <w:ins w:id="90281" w:author="Claude (corrected analyses)" w:date="2026-09-23T12:00:00Z">
        <w:r>
          <w:t xml:space="preserve">defines how</w:t>
        </w:r>
      </w:ins>
      <w:r>
        <w:t xml:space="preserve"> the model’s predictions</w:t>
      </w:r>
      <w:del w:id="90278" w:author="Claude (corrected analyses)" w:date="2026-09-23T12:00:00Z">
        <w:r>
          <w:delText xml:space="preserve">. Parameter interdependencies revealed by collinearity and </w:delText>
        </w:r>
      </w:del>
      <w:ins w:id="90279" w:author="Claude (corrected analyses)" w:date="2026-09-23T12:00:00Z">
        <w:r>
          <w:t xml:space="preserve"> should be interpreted. The seven calibration outputs can constrain at most seven combinations of the 39 estimated parameters, and the </w:t>
        </w:r>
      </w:ins>
      <w:r>
        <w:t xml:space="preserve">profile </w:t>
      </w:r>
      <w:del w:id="90276" w:author="Claude (corrected analyses)" w:date="2026-09-23T12:00:00Z">
        <w:r>
          <w:delText xml:space="preserve">likelihood analyses</w:delText>
        </w:r>
      </w:del>
      <w:ins w:id="90277" w:author="Claude (corrected analyses)" w:date="2026-09-23T12:00:00Z">
        <w:r>
          <w:t xml:space="preserve">likelihoods of all six calibrated parameters were flat, so individual parameter values are not practically identifiable from the calibration targets. These interdependencies</w:t>
        </w:r>
      </w:ins>
      <w:r>
        <w:t xml:space="preserve"> reflect the tightly coupled feedback structure of the vicious cycle</w:t>
      </w:r>
      <w:del w:id="90275" w:author="Claude (corrected analyses)" w:date="2026-09-23T12:00:00Z">
        <w:r>
          <w:delText xml:space="preserve"> rather than a deficiency in the calibration data</w:delText>
        </w:r>
      </w:del>
      <w:r>
        <w:t xml:space="preserve">, a property shared by other published QSP models of comparable complexity [26]. That 35.6% of the parameter set is constrained by independent literature data</w:t>
      </w:r>
      <w:del w:id="90273" w:author="Claude (corrected analyses)" w:date="2026-09-23T12:00:00Z">
        <w:r>
          <w:delText xml:space="preserve">, combined with the clear Sobol sensitivity hierarchy and narrow bootstrap confidence intervals</w:delText>
        </w:r>
      </w:del>
      <w:ins w:id="90274" w:author="Claude (corrected analyses)" w:date="2026-09-23T12:00:00Z">
        <w:r>
          <w:t xml:space="preserve"> limits, but does not remove, this uncertainty; the quantitative predictions are therefore conditional</w:t>
        </w:r>
      </w:ins>
      <w:r>
        <w:t xml:space="preserve"> on the </w:t>
      </w:r>
      <w:del w:id="90271" w:author="Claude (corrected analyses)" w:date="2026-09-23T12:00:00Z">
        <w:r>
          <w:delText xml:space="preserve">primary effect size, support the conclusion that the model’s predictions are well-determined despite the inherent interdependencies of a coupled feedback system</w:delText>
        </w:r>
      </w:del>
      <w:ins w:id="90272" w:author="Claude (corrected analyses)" w:date="2026-09-23T12:00:00Z">
        <w:r>
          <w:t xml:space="preserve">inherited parameter values and should be refined when longitudinal data become available</w:t>
        </w:r>
      </w:ins>
      <w:r>
        <w:t xml:space="preserve">.</w:t>
      </w:r>
    </w:p>
    <w:p w14:paraId="3E8DD53E" w14:textId="77777777" w:rsidR="000C76B6" w:rsidRDefault="007F2873">
      <w:r>
        <w:t xml:space="preserve">The two disease modifiers, CI_max and α_clear, act as gatekeepers of the vicious cycle: CI_max maps onto PINK1/Parkin-mediated mitochondrial quality control, disrupted in autosomal recessive juvenile-onset PD [21], while α_clear corresponds to lysosomal α-synuclein </w:t>
      </w:r>
      <w:r>
        <w:lastRenderedPageBreak/>
        <w:t xml:space="preserve">degradation, impaired by GBA mutations, the most common genetic risk factor for sporadic PD (7–12% of patients) [22]. Uncertainty analysis identified α_clear as the largest source of variability in predicted treatment effect </w:t>
      </w:r>
      <w:del w:id="90413" w:author="Claude (corrected analyses)" w:date="2026-09-23T12:00:00Z">
        <w:r>
          <w:lastRenderedPageBreak/>
          <w:delText xml:space="preserve">(2.6-fold range in DA neuron preservation)</w:delText>
        </w:r>
      </w:del>
      <w:ins w:id="90414" w:author="Claude (corrected analyses)" w:date="2026-09-23T12:00:00Z">
        <w:r>
          <w:t xml:space="preserve">(2.4-fold range in mean DA neuron preservation across the translational sweep)</w:t>
        </w:r>
      </w:ins>
      <w:r>
        <w:lastRenderedPageBreak/>
        <w:t xml:space="preserve">, suggesting GBA carriers may occupy the lower tail of the response distribution, a rationale for stratifying trial enrolment by GBA status or α-synuclein seed amplification assay [50].</w:t>
      </w:r>
    </w:p>
    <w:p w14:paraId="623A83DD" w14:textId="77777777" w:rsidR="000C76B6" w:rsidRDefault="007F2873">
      <w:r>
        <w:t xml:space="preserve">The allometrically scaled human model reproduced several independent clinical observations without additional fitting: a prodromal phase of 5.6 years (within the 5–10-year range estimated by Postuma and Berg [3]), age-related DA loss of 9.6% at 20 years (consistent with ~5%/decade, per Fearnley and Lees [35]), and Bernheimer threshold crossing at 14.3 years. The predicted 4.</w:t>
      </w:r>
      <w:del w:id="90285" w:author="Claude (corrected analyses)" w:date="2026-09-23T12:00:00Z">
        <w:r>
          <w:delText xml:space="preserve">1</w:delText>
        </w:r>
      </w:del>
      <w:ins w:id="90286" w:author="Claude (corrected analyses)" w:date="2026-09-23T12:00:00Z">
        <w:r>
          <w:t xml:space="preserve">5</w:t>
        </w:r>
      </w:ins>
      <w:r>
        <w:t xml:space="preserve">-year delay in symptomatic onset </w:t>
      </w:r>
      <w:del w:id="90283" w:author="Claude (corrected analyses)" w:date="2026-09-23T12:00:00Z">
        <w:r>
          <w:delText xml:space="preserve">at</w:delText>
        </w:r>
      </w:del>
      <w:ins w:id="90284" w:author="Claude (corrected analyses)" w:date="2026-09-23T12:00:00Z">
        <w:r>
          <w:t xml:space="preserve">when</w:t>
        </w:r>
      </w:ins>
      <w:r>
        <w:t xml:space="preserve"> 30 mg</w:t>
      </w:r>
      <w:ins w:id="90282" w:author="Claude (corrected analyses)" w:date="2026-09-23T12:00:00Z">
        <w:r>
          <w:t xml:space="preserve"> is started before symptoms (3.0 years under scenario B)</w:t>
        </w:r>
      </w:ins>
      <w:r>
        <w:t xml:space="preserve">, if realised in patients, would represent a clinically substantial benefit. The phased simulation showed efficacy preserved despite diagnostic delay, with a 24-month delay reducing relative benefit by only 12%, indicating the vicious cycle, once partially interrupted, can be slowed even after substantial neurodegeneration has occurred, since bevemipretide acts on cardiolipin, a node accessible regardless of disease stage rather than an upstream trigger that may have already passed.</w:t>
      </w:r>
    </w:p>
    <w:p w14:paraId="79E1950A" w14:textId="77777777" w:rsidR="000C76B6" w:rsidRDefault="007F2873">
      <w:r>
        <w:t xml:space="preserve">A prediction of the model is that absolute drug benefit grows over time</w:t>
      </w:r>
      <w:del w:id="90292" w:author="Claude (corrected analyses)" w:date="2026-09-23T12:00:00Z">
        <w:r>
          <w:delText xml:space="preserve">, from +2.3%</w:delText>
        </w:r>
      </w:del>
      <w:ins w:id="90293" w:author="Claude (corrected analyses)" w:date="2026-09-23T12:00:00Z">
        <w:r>
          <w:t xml:space="preserve">: with 30 mg started at year 0,</w:t>
        </w:r>
      </w:ins>
      <w:r>
        <w:t xml:space="preserve"> DA neuron </w:t>
      </w:r>
      <w:del w:id="90290" w:author="Claude (corrected analyses)" w:date="2026-09-23T12:00:00Z">
        <w:r>
          <w:delText xml:space="preserve">preservation</w:delText>
        </w:r>
      </w:del>
      <w:ins w:id="90291" w:author="Claude (corrected analyses)" w:date="2026-09-23T12:00:00Z">
        <w:r>
          <w:t xml:space="preserve">survival was 2.3 percentage points higher than untreated</w:t>
        </w:r>
      </w:ins>
      <w:r>
        <w:t xml:space="preserve"> at year 1 </w:t>
      </w:r>
      <w:del w:id="90288" w:author="Claude (corrected analyses)" w:date="2026-09-23T12:00:00Z">
        <w:r>
          <w:delText xml:space="preserve">to +73.8%</w:delText>
        </w:r>
      </w:del>
      <w:ins w:id="90289" w:author="Claude (corrected analyses)" w:date="2026-09-23T12:00:00Z">
        <w:r>
          <w:t xml:space="preserve">and 21.9 points higher</w:t>
        </w:r>
      </w:ins>
      <w:r>
        <w:t xml:space="preserve"> at year 20</w:t>
      </w:r>
      <w:ins w:id="90287" w:author="Claude (corrected analyses)" w:date="2026-09-23T12:00:00Z">
        <w:r>
          <w:t xml:space="preserve"> (a 79% relative increase)</w:t>
        </w:r>
      </w:ins>
      <w:r>
        <w:t xml:space="preserve">; this 20-year projection extends well beyond the model’s explicitly validated one-year extrapolation window and should be read as illustrating the compounding structure of partial cycle interruption rather than a precise long-term efficacy estimate. This accelerating separation arises because partial interruption of the positive feedback loop compounds over long timescales, implying that short trials (12–18 months) will underestimate long-term benefit. The model quantifies this gap and could inform long-term </w:t>
      </w:r>
      <w:r>
        <w:lastRenderedPageBreak/>
      </w:r>
      <w:r>
        <w:t>extension studies or Bayesian adaptive trials using early biomarker signals to project long-term clinical benefit.</w:t>
      </w:r>
    </w:p>
    <w:p w14:paraId="5E1FA614" w14:textId="77777777" w:rsidR="000C76B6" w:rsidRDefault="007F2873">
      <w:r>
        <w:t>The clinical failure of cinpanemab and prasinezumab in Phase 2 [5, 6] has prompted re-examination of the α-synuclein spread hypothesis. Geerts et al. [37] found that despite near-complete CSF target engagement of aggregated α-synuclein, reduced neuronal uptake at the synaptic cleft was rate-limiting, while Ivanova and Karelina [24] showed that blocking α-synuclein entry alone does not reduce intracellular accumulation in overexpression models, since pathology develops primarily inside neurons. Our model adds a complementary perspective: even if extracellular α-synuclein is fully neutralised, the intracellular vicious cycle continues generating oligomeric α-synuclein de novo, suggesting that intracellular organelle-targeted pharmacology, as exemplified by bevemipretide, may address a mechanistic gap that antibody-based strategies cannot reach.</w:t>
      </w:r>
    </w:p>
    <w:p w14:paraId="7F333A6F" w14:textId="77777777" w:rsidR="000C76B6" w:rsidRDefault="007F2873">
      <w:r>
        <w:t xml:space="preserve">The virtual clinical trial revealed substantial inter-patient heterogeneity in treatment response, with </w:t>
      </w:r>
      <w:del w:id="90306" w:author="Claude (corrected analyses)" w:date="2026-09-23T12:00:00Z">
        <w:r>
          <w:delText xml:space="preserve">most DA neuron preservation concentrated in </w:delText>
        </w:r>
      </w:del>
      <w:r>
        <w:t xml:space="preserve">the top quartile of responders</w:t>
      </w:r>
      <w:ins w:id="90305" w:author="Claude (corrected analyses)" w:date="2026-09-23T12:00:00Z">
        <w:r>
          <w:t xml:space="preserve"> accounting for about 60% of total DA neuron preservation</w:t>
        </w:r>
      </w:ins>
      <w:r>
        <w:t xml:space="preserve">, reflecting</w:t>
      </w:r>
      <w:del w:id="90304" w:author="Claude (corrected analyses)" w:date="2026-09-23T12:00:00Z">
        <w:r>
          <w:delText xml:space="preserve"> genuine</w:delText>
        </w:r>
      </w:del>
      <w:r>
        <w:t xml:space="preserve"> variability in the 15 sampled parameters</w:t>
      </w:r>
      <w:del w:id="90302" w:author="Claude (corrected analyses)" w:date="2026-09-23T12:00:00Z">
        <w:r>
          <w:delText xml:space="preserve">, particularly disease modifier values and death pathway rates. The MCID responder rate of 25.8% at</w:delText>
        </w:r>
      </w:del>
      <w:ins w:id="90303" w:author="Claude (corrected analyses)" w:date="2026-09-23T12:00:00Z">
        <w:r>
          <w:t xml:space="preserve">. At</w:t>
        </w:r>
      </w:ins>
      <w:r>
        <w:t xml:space="preserve"> 30 mg</w:t>
      </w:r>
      <w:del w:id="90300" w:author="Claude (corrected analyses)" w:date="2026-09-23T12:00:00Z">
        <w:r>
          <w:delText xml:space="preserve"> mirrors responder fractions reported in PD trials, where</w:delText>
        </w:r>
      </w:del>
      <w:ins w:id="90301" w:author="Claude (corrected analyses)" w:date="2026-09-23T12:00:00Z">
        <w:r>
          <w:t xml:space="preserve">, 9.6% of patients exceeded the 5-point DA neuron threshold and 28.4% the 3-point motor threshold;</w:t>
        </w:r>
      </w:ins>
      <w:r>
        <w:t xml:space="preserve"> heterogeneity</w:t>
      </w:r>
      <w:ins w:id="90299" w:author="Claude (corrected analyses)" w:date="2026-09-23T12:00:00Z">
        <w:r>
          <w:t xml:space="preserve"> of this kind</w:t>
        </w:r>
      </w:ins>
      <w:r>
        <w:t xml:space="preserve"> routinely dilutes population-level effect sizes </w:t>
      </w:r>
      <w:ins w:id="90298" w:author="Claude (corrected analyses)" w:date="2026-09-23T12:00:00Z">
        <w:r>
          <w:t xml:space="preserve">in PD trials </w:t>
        </w:r>
      </w:ins>
      <w:r>
        <w:t xml:space="preserve">[51]. </w:t>
      </w:r>
      <w:del w:id="90296" w:author="Claude (corrected analyses)" w:date="2026-09-23T12:00:00Z">
        <w:r>
          <w:delText xml:space="preserve">The model predicts that patients with relatively preserved α-synuclein clearance and moderate Complex I impairment are the strongest</w:delText>
        </w:r>
      </w:del>
      <w:ins w:id="90297" w:author="Claude (corrected analyses)" w:date="2026-09-23T12:00:00Z">
        <w:r>
          <w:t xml:space="preserve">No single sampled parameter, including the disease modifiers, predicted individual benefit strongly (all |Spearman ρ| ≤ 0.12), so identifying likely</w:t>
        </w:r>
      </w:ins>
      <w:r>
        <w:t xml:space="preserve"> responders</w:t>
      </w:r>
      <w:del w:id="90295" w:author="Claude (corrected analyses)" w:date="2026-09-23T12:00:00Z">
        <w:r>
          <w:delText xml:space="preserve">, testable through baseline biomarker stratification</w:delText>
        </w:r>
      </w:del>
      <w:r>
        <w:t xml:space="preserve"> in a Phase 2 adaptive design</w:t>
      </w:r>
      <w:ins w:id="90294" w:author="Claude (corrected analyses)" w:date="2026-09-23T12:00:00Z">
        <w:r>
          <w:t xml:space="preserve"> will probably require composite baseline biomarker profiles rather than a single stratifier</w:t>
        </w:r>
      </w:ins>
      <w:r>
        <w:t xml:space="preserve">.</w:t>
      </w:r>
    </w:p>
    <w:p w14:paraId="6B55A71D" w14:textId="77777777" w:rsidR="00404B4F" w:rsidRDefault="00DD4D6E">
      <w:r>
        <w:t xml:space="preserve">It is important to </w:t>
      </w:r>
      <w:r w:rsidR="0091216D">
        <w:t>position</w:t>
      </w:r>
      <w:r>
        <w:t xml:space="preserve"> these findings within the broader landscape of Parkinson’s disease </w:t>
      </w:r>
      <w:proofErr w:type="spellStart"/>
      <w:r>
        <w:t>aetiology</w:t>
      </w:r>
      <w:proofErr w:type="spellEnd"/>
      <w:r>
        <w:t>. The model presented here maps one major, mechanistically well-supported causative pathway, the α-synuclein–cardiolipin–Complex I–ROS vicious cycle and its convergent three-</w:t>
      </w:r>
      <w:r>
        <w:lastRenderedPageBreak/>
        <w:t xml:space="preserve">pathway death </w:t>
      </w:r>
      <w:r w:rsidR="00C92C22">
        <w:t>architecture and</w:t>
      </w:r>
      <w:r>
        <w:t xml:space="preserve"> evaluates bevemipretide as a potential disease-modifying therapy acting along this pathway. Parkinson’s disease is not mechanistically uniform: multiple convergent, and in some patients largely independent, processes contribute to dopaminergic neuron loss, with their relative weight likely differing across patients. The simulations show that bevemipretide confers the modest indirect benefit noted above on the neuroinflammatory and proteotoxic pathways it does not directly target, reflecting cross-talk within the coupled cycle rather than direct pharmacological action. A real-world Parkinson’s disease population will nonetheless be aetiologically heterogeneous in a way this mechanistically homogeneous virtual population cannot fully represent, so establishing bevemipretide’s effectiveness as a disease-modifying therapy requires a large-scale clinical trial. The model contributes directly to that trial’s design </w:t>
      </w:r>
      <w:del w:id="90415" w:author="Claude (corrected analyses)" w:date="2026-09-23T12:00:00Z">
        <w:r>
          <w:delText xml:space="preserve">by supplying the effect-size and sample-size estimates needed to power it and</w:delText>
        </w:r>
      </w:del>
      <w:ins w:id="90416" w:author="Claude (corrected analyses)" w:date="2026-09-23T12:00:00Z">
        <w:r>
          <w:t xml:space="preserve">by supplying the effect-size and sample-size estimates needed to power it, which at roughly 850 to 1,150 patients per arm for 30 mg indicate that an adequately powered trial will be large, and</w:t>
        </w:r>
      </w:ins>
      <w:r>
        <w:t xml:space="preserve"> any confirmatory trial should assess efficacy using a validated clinical motor scale, such as the MDS-UPDRS Part III, rather than the composite surrogate used here.</w:t>
      </w:r>
    </w:p>
    <w:p w14:paraId="4FF8E7DD" w14:textId="77777777" w:rsidR="000C76B6" w:rsidRDefault="007F2873">
      <w:pPr>
        <w:pStyle w:val="Heading2"/>
      </w:pPr>
      <w:r>
        <w:rPr>
          <w:rFonts w:ascii="Times New Roman" w:hAnsi="Times New Roman"/>
        </w:rPr>
        <w:t>4.1 Limitations</w:t>
      </w:r>
    </w:p>
    <w:p w14:paraId="1AE3EB85" w14:textId="77777777" w:rsidR="000C76B6" w:rsidRDefault="007F2873">
      <w:r>
        <w:t xml:space="preserve">Several limitations should be considered. First, mouse-to-human translation relies on allometric PK scaling and recalibration of three disease timescale parameters (CI_max, α_clear, death_scale), introducing irreducible cross-species uncertainty; the mouse model uses disease modifiers to simulate PD rather than a specific toxin protocol, but underlying kinetics inevitably reflect rodent biology, and our death-rate scaling factor of 0.06 bridges this gap empirically </w:t>
      </w:r>
      <w:del w:id="90417" w:author="Claude (corrected analyses)" w:date="2026-09-23T12:00:00Z">
        <w:r>
          <w:delText xml:space="preserve">rather than from first-principles biophysics.</w:delText>
        </w:r>
      </w:del>
      <w:ins w:id="90418" w:author="Claude (corrected analyses)" w:date="2026-09-23T12:00:00Z">
        <w:r>
          <w:t xml:space="preserve">rather than from first-principles biophysics; human drug potency additionally assumes that 30 mg reproduces the mouse steady-state mitochondrial exposure at 5 mg kg⁻¹, and retaining the original k_drug (scenario B) reduced the 30 mg effect size by about one-third.</w:t>
        </w:r>
      </w:ins>
      <w:r>
        <w:t xml:space="preserve"> Second, the virtual population samples 15 parameters from assumed distributions and does not capture genetic subgroups (LRRK2, GBA, SNCA multiplications) or comorbidities that could modify response. Third, the model does not represent α-synuclein spread between brain regions; all dynamics occur within a single nigral </w:t>
      </w:r>
      <w:r>
        <w:lastRenderedPageBreak/>
        <w:t>compartment, defensible for a cell-autonomous cardiolipin-targeted drug but requiring extension for therapies targeting intercellular propagation.</w:t>
      </w:r>
    </w:p>
    <w:p w14:paraId="34CF05D0" w14:textId="77777777" w:rsidR="000C76B6" w:rsidRDefault="007F2873">
      <w:r>
        <w:t xml:space="preserve">Fourth, the motor endpoint is a composite surrogate derived from DA neuron survival and neuroinflammation rather than a direct mapping to UPDRS-III subscores, limiting granularity in predicting trial endpoints. Fifth, all simulations assume perfect adherence to daily subcutaneous dosing; real-world adherence could attenuate the steady-state mitochondrial drug concentrations on which efficacy depends. Sixth, although the model is calibrated against five quantitative targets from independent laboratories, several derive from in vitro or acute toxin studies [18, 29] rather than chronic neurodegenerative conditions, and </w:t>
      </w:r>
      <w:del w:id="90419" w:author="Claude (corrected analyses)" w:date="2026-09-23T12:00:00Z">
        <w:r>
          <w:delText xml:space="preserve">how well these map onto slowly progressive human PD remains open.</w:delText>
        </w:r>
      </w:del>
      <w:ins w:id="90420" w:author="Claude (corrected analyses)" w:date="2026-09-23T12:00:00Z">
        <w:r>
          <w:t xml:space="preserve">how well these map onto slowly progressive human PD remains open. Seventh, the calibration targets constrain only a few parameter combinations, so predictions are conditional on literature-derived and estimated parameter values.</w:t>
        </w:r>
      </w:ins>
    </w:p>
    <w:p w14:paraId="051ED4C2" w14:textId="77777777" w:rsidR="000C76B6" w:rsidRDefault="007F2873">
      <w:pPr>
        <w:pStyle w:val="Heading2"/>
      </w:pPr>
      <w:r>
        <w:rPr>
          <w:rFonts w:ascii="Times New Roman" w:hAnsi="Times New Roman"/>
        </w:rPr>
        <w:t>4.2 Future Directions</w:t>
      </w:r>
    </w:p>
    <w:p w14:paraId="0AD4C1F0" w14:textId="77777777" w:rsidR="000C76B6" w:rsidRDefault="007F2873">
      <w:r>
        <w:t>Several extensions would strengthen this platform’s translational utility. The multi-pathway death decomposition provides a basis for in silico combination screening: pairing bevemipretide with anti-neuroinflammatory agents or α-synuclein aggregation inhibitors could be evaluated via added pharmacodynamic modules. Recent clinical interest in LRRK2 kinase inhibitors and GLP-1 receptor agonists for PD [52] provides candidate co-interventions mapping onto model nodes. Incorporating α-synuclein propagation dynamics, as a spatial ODE extension or via coupling with established multi-compartment frameworks [24], would enable head-to-head comparison of intracellular versus extracellular strategies. The motor endpoint should be extended to map onto UPDRS-III subscores using item-response theory [53], enabling direct comparison with trial primary endpoints.</w:t>
      </w:r>
    </w:p>
    <w:p w14:paraId="1F20D527" w14:textId="77777777" w:rsidR="00A775D0" w:rsidRPr="00FE5283" w:rsidRDefault="007F2873">
      <w:pPr>
        <w:pStyle w:val="Heading1"/>
        <w:rPr>
          <w:rFonts w:ascii="Times New Roman" w:hAnsi="Times New Roman" w:cs="Times New Roman"/>
        </w:rPr>
      </w:pPr>
      <w:r w:rsidRPr="00FE5283">
        <w:rPr>
          <w:rFonts w:ascii="Times New Roman" w:hAnsi="Times New Roman" w:cs="Times New Roman"/>
        </w:rPr>
        <w:lastRenderedPageBreak/>
        <w:t>5. Conclusion</w:t>
      </w:r>
    </w:p>
    <w:p w14:paraId="499DFF27" w14:textId="77777777" w:rsidR="000C76B6" w:rsidRDefault="007F2873">
      <w:r>
        <w:t xml:space="preserve">This work presents a 28-ODE quantitative systems pharmacology model encoding the α-synuclein, cardiolipin, Complex I, and reactive oxygen species vicious cycle underlying dopaminergic neurodegeneration in Parkinson’s disease. The model was calibrated against five </w:t>
      </w:r>
      <w:del w:id="90319" w:author="Claude (corrected analyses)" w:date="2026-09-23T12:00:00Z">
        <w:r>
          <w:delText xml:space="preserve">independent</w:delText>
        </w:r>
      </w:del>
      <w:ins w:id="90320" w:author="Claude (corrected analyses)" w:date="2026-09-23T12:00:00Z">
        <w:r>
          <w:t xml:space="preserve">published</w:t>
        </w:r>
      </w:ins>
      <w:r>
        <w:t xml:space="preserve"> experimental </w:t>
      </w:r>
      <w:del w:id="90317" w:author="Claude (corrected analyses)" w:date="2026-09-23T12:00:00Z">
        <w:r>
          <w:delText xml:space="preserve">datasets, validated</w:delText>
        </w:r>
      </w:del>
      <w:ins w:id="90318" w:author="Claude (corrected analyses)" w:date="2026-09-23T12:00:00Z">
        <w:r>
          <w:t xml:space="preserve">benchmarks, checked</w:t>
        </w:r>
      </w:ins>
      <w:r>
        <w:t xml:space="preserve"> through 18 quantitative and directional </w:t>
      </w:r>
      <w:del w:id="90315" w:author="Claude (corrected analyses)" w:date="2026-09-23T12:00:00Z">
        <w:r>
          <w:delText xml:space="preserve">checks</w:delText>
        </w:r>
      </w:del>
      <w:ins w:id="90316" w:author="Claude (corrected analyses)" w:date="2026-09-23T12:00:00Z">
        <w:r>
          <w:t xml:space="preserve">tests</w:t>
        </w:r>
      </w:ins>
      <w:r>
        <w:t xml:space="preserve">, and stress-tested with a three-tier sensitivity analysis and a structural and practical identifiability analysis, </w:t>
      </w:r>
      <w:ins w:id="90314" w:author="Claude (corrected analyses)" w:date="2026-09-23T12:00:00Z">
        <w:r>
          <w:t xml:space="preserve">which </w:t>
        </w:r>
      </w:ins>
      <w:r>
        <w:t xml:space="preserve">together </w:t>
      </w:r>
      <w:del w:id="90312" w:author="Claude (corrected analyses)" w:date="2026-09-23T12:00:00Z">
        <w:r>
          <w:delText xml:space="preserve">showing</w:delText>
        </w:r>
      </w:del>
      <w:ins w:id="90313" w:author="Claude (corrected analyses)" w:date="2026-09-23T12:00:00Z">
        <w:r>
          <w:t xml:space="preserve">showed</w:t>
        </w:r>
      </w:ins>
      <w:r>
        <w:t xml:space="preserve"> that its </w:t>
      </w:r>
      <w:del w:id="90311" w:author="Claude (corrected analyses)" w:date="2026-09-23T12:00:00Z">
        <w:r>
          <w:delText xml:space="preserve">central </w:delText>
        </w:r>
      </w:del>
      <w:r>
        <w:t xml:space="preserve">predictions </w:t>
      </w:r>
      <w:del w:id="90309" w:author="Claude (corrected analyses)" w:date="2026-09-23T12:00:00Z">
        <w:r>
          <w:delText xml:space="preserve">rest on a well-determined subset of</w:delText>
        </w:r>
      </w:del>
      <w:ins w:id="90310" w:author="Claude (corrected analyses)" w:date="2026-09-23T12:00:00Z">
        <w:r>
          <w:t xml:space="preserve">depend chiefly on ROS-module</w:t>
        </w:r>
      </w:ins>
      <w:r>
        <w:t xml:space="preserve"> parameters </w:t>
      </w:r>
      <w:del w:id="90307" w:author="Claude (corrected analyses)" w:date="2026-09-23T12:00:00Z">
        <w:r>
          <w:delText xml:space="preserve">rather than unconstrained curve-fitting</w:delText>
        </w:r>
      </w:del>
      <w:ins w:id="90308" w:author="Claude (corrected analyses)" w:date="2026-09-23T12:00:00Z">
        <w:r>
          <w:t xml:space="preserve">and that the calibration targets constrain only a few parameter combinations</w:t>
        </w:r>
      </w:ins>
      <w:r>
        <w:t xml:space="preserve">.</w:t>
      </w:r>
    </w:p>
    <w:p w14:paraId="4D5247AB" w14:textId="77777777" w:rsidR="000C76B6" w:rsidRDefault="007F2873">
      <w:r>
        <w:t xml:space="preserve">The analysis identifies cardiolipin stabilisation as a mechanistically coherent point of intervention: bevemipretide acts at the most upstream druggable node of the vicious cycle, and even partial interruption there propagates through the coupled system to produce disease-modifying benefit that grows over treatment rather than saturating early. At the same time, roughly a third of neuronal </w:t>
      </w:r>
      <w:del w:id="90328" w:author="Claude (corrected analyses)" w:date="2026-09-23T12:00:00Z">
        <w:r>
          <w:delText xml:space="preserve">death</w:delText>
        </w:r>
      </w:del>
      <w:ins w:id="90329" w:author="Claude (corrected analyses)" w:date="2026-09-23T12:00:00Z">
        <w:r>
          <w:t xml:space="preserve">loss</w:t>
        </w:r>
      </w:ins>
      <w:r>
        <w:t xml:space="preserve"> proceeds through </w:t>
      </w:r>
      <w:ins w:id="90327" w:author="Claude (corrected analyses)" w:date="2026-09-23T12:00:00Z">
        <w:r>
          <w:t xml:space="preserve">neuroinflammatory and proteotoxic </w:t>
        </w:r>
      </w:ins>
      <w:r>
        <w:t xml:space="preserve">routes</w:t>
      </w:r>
      <w:ins w:id="90326" w:author="Claude (corrected analyses)" w:date="2026-09-23T12:00:00Z">
        <w:r>
          <w:t xml:space="preserve"> that</w:t>
        </w:r>
      </w:ins>
      <w:r>
        <w:t xml:space="preserve"> a cardiolipin-directed drug </w:t>
      </w:r>
      <w:del w:id="90324" w:author="Claude (corrected analyses)" w:date="2026-09-23T12:00:00Z">
        <w:r>
          <w:delText xml:space="preserve">cannot reach, a ceiling the model quantifies rather than merely acknowledges</w:delText>
        </w:r>
      </w:del>
      <w:ins w:id="90325" w:author="Claude (corrected analyses)" w:date="2026-09-23T12:00:00Z">
        <w:r>
          <w:t xml:space="preserve">reaches only indirectly</w:t>
        </w:r>
      </w:ins>
      <w:r>
        <w:t xml:space="preserve">. Allometric translation reproduced several independent clinical benchmarks without additional fitting, and the resulting virtual clinical trial yields concrete guidance for a Phase 2 programme: a </w:t>
      </w:r>
      <w:ins w:id="90323" w:author="Claude (corrected analyses)" w:date="2026-09-23T12:00:00Z">
        <w:r>
          <w:t xml:space="preserve">small </w:t>
        </w:r>
      </w:ins>
      <w:r>
        <w:t xml:space="preserve">model-predicted effect size in </w:t>
      </w:r>
      <w:del w:id="90321" w:author="Claude (corrected analyses)" w:date="2026-09-23T12:00:00Z">
        <w:r>
          <w:delText xml:space="preserve">the range reported for other Parkinson’s disease trials</w:delText>
        </w:r>
      </w:del>
      <w:ins w:id="90322" w:author="Claude (corrected analyses)" w:date="2026-09-23T12:00:00Z">
        <w:r>
          <w:t xml:space="preserve">symptomatic patients (d ≈ 0.12–0.14 at 30 mg) implying roughly 850 to 1,150 patients per arm</w:t>
        </w:r>
      </w:ins>
      <w:r>
        <w:t xml:space="preserve">, a dose of 30 mg beyond which returns diminish, and efficacy preserved across realistic diagnostic delays. As discussed above, confirming these predictions requires a large trial in a real, aetiologically heterogeneous patient population assessed against validated clinical motor scales.</w:t>
      </w:r>
    </w:p>
    <w:p w14:paraId="6894566B" w14:textId="77777777" w:rsidR="000C76B6" w:rsidRDefault="007F2873">
      <w:r>
        <w:t xml:space="preserve">Taken together, this platform offers a mechanistic argument for why organelle-targeted pharmacology may succeed where single-target antibody strategies have failed, together with the effect size, responder rate, sample size, and treatment-timing parameters needed to design that </w:t>
      </w:r>
      <w:r>
        <w:lastRenderedPageBreak/>
        <w:t>trial. Combination strategies pairing cardiolipin stabilisation with agents acting on neuroinflammation or α-synuclein proteotoxicity may access the disease burden bevemipretide alone cannot reach, a framework this model provides for evaluation before testing in patients.</w:t>
      </w:r>
    </w:p>
    <w:p w14:paraId="1DC424E9" w14:textId="77777777" w:rsidR="00330697" w:rsidRPr="001501C3" w:rsidRDefault="00287AAA">
      <w:pPr>
        <w:pStyle w:val="Heading1"/>
        <w:rPr>
          <w:rFonts w:ascii="Times New Roman" w:hAnsi="Times New Roman" w:cs="Times New Roman"/>
        </w:rPr>
      </w:pPr>
      <w:r w:rsidRPr="001501C3">
        <w:rPr>
          <w:rFonts w:ascii="Times New Roman" w:hAnsi="Times New Roman" w:cs="Times New Roman"/>
        </w:rPr>
        <w:t>Conflicts of Interest</w:t>
      </w:r>
    </w:p>
    <w:p w14:paraId="08C8B08D" w14:textId="77777777" w:rsidR="00330697" w:rsidRDefault="00287AAA">
      <w:r>
        <w:t xml:space="preserve">The authors declare no conflicts of interest. Unpublished data on file (preclinical mouse pharmacology and Phase 1 clinical pharmacokinetic data for SBT-272)  used for model validation </w:t>
      </w:r>
      <w:r w:rsidR="003B1080">
        <w:t xml:space="preserve">were derived from publicly available </w:t>
      </w:r>
      <w:r w:rsidR="007B0674">
        <w:t>conference posters</w:t>
      </w:r>
      <w:r w:rsidR="00B06D18">
        <w:t>.</w:t>
      </w:r>
      <w:r>
        <w:t xml:space="preserve"> </w:t>
      </w:r>
      <w:r w:rsidR="00B06D18">
        <w:t>The</w:t>
      </w:r>
      <w:r>
        <w:t xml:space="preserve"> authors have no financial or other relationship with, and received no funding from, Stealth </w:t>
      </w:r>
      <w:proofErr w:type="spellStart"/>
      <w:r>
        <w:t>BioTherapeutics</w:t>
      </w:r>
      <w:proofErr w:type="spellEnd"/>
      <w:r>
        <w:t xml:space="preserve"> or any other commercial entity with an interest in bevemipretide.</w:t>
      </w:r>
    </w:p>
    <w:p w14:paraId="1629C3A7" w14:textId="77777777" w:rsidR="00330697" w:rsidRPr="00C42600" w:rsidRDefault="00531C14">
      <w:pPr>
        <w:pStyle w:val="Heading1"/>
        <w:rPr>
          <w:rFonts w:ascii="Times New Roman" w:hAnsi="Times New Roman" w:cs="Times New Roman"/>
        </w:rPr>
      </w:pPr>
      <w:r>
        <w:rPr>
          <w:rFonts w:ascii="Times New Roman" w:hAnsi="Times New Roman" w:cs="Times New Roman"/>
        </w:rPr>
        <w:t>Funding statement</w:t>
      </w:r>
    </w:p>
    <w:p w14:paraId="5B439A82" w14:textId="77777777" w:rsidR="00330697" w:rsidRDefault="00287AAA">
      <w:r>
        <w:t>This research received no specific grant from any funding agency in the public, commercial, or not-for-profit sectors.</w:t>
      </w:r>
    </w:p>
    <w:p w14:paraId="4B8B59F2" w14:textId="77777777" w:rsidR="000C76B6" w:rsidRDefault="007F2873">
      <w:pPr>
        <w:pStyle w:val="Heading1"/>
      </w:pPr>
      <w:r>
        <w:rPr>
          <w:rFonts w:ascii="Times New Roman" w:hAnsi="Times New Roman"/>
        </w:rPr>
        <w:t>References</w:t>
      </w:r>
    </w:p>
    <w:p w14:paraId="3C068842" w14:textId="77777777" w:rsidR="004E6C17" w:rsidRDefault="007F2873">
      <w:pPr>
        <w:keepLines/>
      </w:pPr>
      <w:r>
        <w:t>1. GBD 2016 Parkinson’s Disease Collaborators. Global, regional, and national burden of Parkinson’s disease, 1990–2016: a systematic analysis for the Global Burden of Disease Study 2016. Lancet Neurol. 2018;17(11):939–953.</w:t>
      </w:r>
    </w:p>
    <w:p w14:paraId="61A622AB" w14:textId="77777777" w:rsidR="004E6C17" w:rsidRDefault="007F2873">
      <w:pPr>
        <w:keepLines/>
      </w:pPr>
      <w:r>
        <w:t>2. Bernheimer H, Birkmayer W, Hornykiewicz O, Jellinger K, Seitelberger F. Brain dopamine and the syndromes of Parkinson and Huntington. J Neurol Sci. 1973;20(4):415–455.</w:t>
      </w:r>
    </w:p>
    <w:p w14:paraId="3D8CDA08" w14:textId="77777777" w:rsidR="004E6C17" w:rsidRDefault="007F2873">
      <w:pPr>
        <w:keepLines/>
      </w:pPr>
      <w:r>
        <w:t>3. Postuma RB, Berg D. Advances in markers of prodromal Parkinson disease. Nat Rev Neurol. 2016;12(11):622–634.</w:t>
      </w:r>
    </w:p>
    <w:p w14:paraId="5F952B90" w14:textId="77777777" w:rsidR="004E6C17" w:rsidRDefault="007F2873">
      <w:pPr>
        <w:keepLines/>
      </w:pPr>
      <w:r>
        <w:lastRenderedPageBreak/>
        <w:t>4. LeWitt PA. Levodopa therapy for Parkinson’s disease: pharmacokinetics and pharmacodynamics. Mov Disord. 2015;30(1):64–72.</w:t>
      </w:r>
    </w:p>
    <w:p w14:paraId="78B5182A" w14:textId="77777777" w:rsidR="004E6C17" w:rsidRDefault="007F2873">
      <w:pPr>
        <w:keepLines/>
      </w:pPr>
      <w:r>
        <w:t>5. Lang AE, Siderowf AD, Macklin EA, et al. Trial of cinpanemab in early Parkinson’s disease. N Engl J Med. 2022;387(5):408–420.</w:t>
      </w:r>
    </w:p>
    <w:p w14:paraId="566CEFD4" w14:textId="77777777" w:rsidR="004E6C17" w:rsidRDefault="007F2873">
      <w:pPr>
        <w:keepLines/>
      </w:pPr>
      <w:r>
        <w:t>6. Pagano G, Taylor KI, Anzures-Cabrera J, et al. Trial of prasinezumab in early-stage Parkinson’s disease. N Engl J Med. 2022;387(5):421–432.</w:t>
      </w:r>
    </w:p>
    <w:p w14:paraId="2C397980" w14:textId="77777777" w:rsidR="004E6C17" w:rsidRDefault="007F2873">
      <w:pPr>
        <w:keepLines/>
      </w:pPr>
      <w:r>
        <w:t xml:space="preserve">7. Langston JW, Ballard P, </w:t>
      </w:r>
      <w:proofErr w:type="spellStart"/>
      <w:r>
        <w:t>Tetrud</w:t>
      </w:r>
      <w:proofErr w:type="spellEnd"/>
      <w:r>
        <w:t xml:space="preserve"> JW, Irwin I. Chronic parkinsonism in humans due to a product of meperidine-analog synthesis. Science. 1983;219(4587):979–980.</w:t>
      </w:r>
    </w:p>
    <w:p w14:paraId="33F6E30A" w14:textId="77777777" w:rsidR="004E6C17" w:rsidRDefault="007F2873">
      <w:pPr>
        <w:keepLines/>
      </w:pPr>
      <w:r>
        <w:t xml:space="preserve">8. </w:t>
      </w:r>
      <w:proofErr w:type="spellStart"/>
      <w:r>
        <w:t>Betarbet</w:t>
      </w:r>
      <w:proofErr w:type="spellEnd"/>
      <w:r>
        <w:t xml:space="preserve"> R, Sherer TB, MacKenzie G, Garcia-Osuna M, Panov AV, </w:t>
      </w:r>
      <w:proofErr w:type="spellStart"/>
      <w:r>
        <w:t>Greenamyre</w:t>
      </w:r>
      <w:proofErr w:type="spellEnd"/>
      <w:r>
        <w:t xml:space="preserve"> JT. Chronic systemic pesticide exposure reproduces features of Parkinson’s disease. Nat </w:t>
      </w:r>
      <w:proofErr w:type="spellStart"/>
      <w:r>
        <w:t>Neurosci</w:t>
      </w:r>
      <w:proofErr w:type="spellEnd"/>
      <w:r>
        <w:t>. 2000;3(12):1301–1306.</w:t>
      </w:r>
    </w:p>
    <w:p w14:paraId="2170D1AC" w14:textId="77777777" w:rsidR="004E6C17" w:rsidRDefault="007F2873">
      <w:pPr>
        <w:keepLines/>
      </w:pPr>
      <w:r>
        <w:t xml:space="preserve">9. Gao G, Wang Z, Lu L, Duan C, Wang X, Yang H. Morphological analysis of mitochondria for evaluating the toxicity of α-synuclein in transgenic mice and isolated preparations by atomic force microscopy. Biomed </w:t>
      </w:r>
      <w:proofErr w:type="spellStart"/>
      <w:r>
        <w:t>Pharmacother</w:t>
      </w:r>
      <w:proofErr w:type="spellEnd"/>
      <w:r>
        <w:t>. 2017;96:1380–1388.</w:t>
      </w:r>
    </w:p>
    <w:p w14:paraId="00288190" w14:textId="77777777" w:rsidR="004E6C17" w:rsidRDefault="007F2873">
      <w:pPr>
        <w:keepLines/>
      </w:pPr>
      <w:r>
        <w:t xml:space="preserve">10. Paradies G, Paradies V, Ruggiero FM, </w:t>
      </w:r>
      <w:proofErr w:type="spellStart"/>
      <w:r>
        <w:t>Petrosillo</w:t>
      </w:r>
      <w:proofErr w:type="spellEnd"/>
      <w:r>
        <w:t xml:space="preserve"> G. Role of cardiolipin in mitochondrial function and dynamics in health and disease: molecular and pharmacological aspects. Cells. 2019;8(7):728.</w:t>
      </w:r>
    </w:p>
    <w:p w14:paraId="2CFF2F21" w14:textId="77777777" w:rsidR="004E6C17" w:rsidRDefault="007F2873">
      <w:pPr>
        <w:keepLines/>
      </w:pPr>
      <w:r>
        <w:t xml:space="preserve">11. </w:t>
      </w:r>
      <w:proofErr w:type="spellStart"/>
      <w:r>
        <w:t>Schlame</w:t>
      </w:r>
      <w:proofErr w:type="spellEnd"/>
      <w:r>
        <w:t xml:space="preserve"> M. Cardiolipin synthesis for the assembly of bacterial and mitochondrial membranes. J Lipid Res. 2008;49(8):1607–1620.</w:t>
      </w:r>
    </w:p>
    <w:p w14:paraId="54BFD935" w14:textId="77777777" w:rsidR="004E6C17" w:rsidRDefault="007F2873">
      <w:pPr>
        <w:keepLines/>
      </w:pPr>
      <w:r>
        <w:t>12. Kagan VE, Tyurin VA, Jiang J, et al. Cytochrome c acts as a cardiolipin oxygenase required for release of proapoptotic factors. Nat Chem Biol. 2005;1(4):223–232.</w:t>
      </w:r>
    </w:p>
    <w:p w14:paraId="5EFCB4C6" w14:textId="77777777" w:rsidR="004E6C17" w:rsidRDefault="007F2873">
      <w:pPr>
        <w:keepLines/>
      </w:pPr>
      <w:r>
        <w:lastRenderedPageBreak/>
        <w:t>13. Chu CT, Ji J, Dagda RK, et al. Cardiolipin externalization to the outer mitochondrial membrane acts as an elimination signal for mitophagy in neuronal cells. Nat Cell Biol. 2013;15(10):1197–1205.</w:t>
      </w:r>
    </w:p>
    <w:p w14:paraId="1FAFE6B3" w14:textId="77777777" w:rsidR="004E6C17" w:rsidRDefault="007F2873">
      <w:pPr>
        <w:keepLines/>
      </w:pPr>
      <w:r>
        <w:t>14. Davidson WS, Jonas A, Clayton DF, George JM. Stabilization of α-synuclein secondary structure upon binding to synthetic membranes. J Biol Chem. 1998;273(16):9443–9449.</w:t>
      </w:r>
    </w:p>
    <w:p w14:paraId="3A32218B" w14:textId="77777777" w:rsidR="004E6C17" w:rsidRDefault="007F2873">
      <w:pPr>
        <w:keepLines/>
      </w:pPr>
      <w:r>
        <w:t xml:space="preserve">15. Winner B, </w:t>
      </w:r>
      <w:proofErr w:type="spellStart"/>
      <w:r>
        <w:t>Jappelli</w:t>
      </w:r>
      <w:proofErr w:type="spellEnd"/>
      <w:r>
        <w:t xml:space="preserve"> R, Maji SK, et al. In vivo demonstration that α-synuclein oligomers are toxic. Proc Natl Acad Sci U S A. 2011;108(10):4194–4199.</w:t>
      </w:r>
    </w:p>
    <w:p w14:paraId="303D9409" w14:textId="77777777" w:rsidR="004E6C17" w:rsidRDefault="007F2873">
      <w:pPr>
        <w:keepLines/>
      </w:pPr>
      <w:r>
        <w:t>16. Bayir H, Kapralov AA, Jiang J, et al. Peroxidase mechanism of lipid-dependent cross-linking of synuclein with cytochrome c: protection against apoptosis versus delayed oxidative stress in Parkinson disease. J Biol Chem. 2009;284(23):15951–15969.</w:t>
      </w:r>
    </w:p>
    <w:p w14:paraId="4564DC22" w14:textId="77777777" w:rsidR="004E6C17" w:rsidRDefault="007F2873">
      <w:pPr>
        <w:keepLines/>
      </w:pPr>
      <w:r>
        <w:t xml:space="preserve">17. Pfeiffer K, </w:t>
      </w:r>
      <w:proofErr w:type="spellStart"/>
      <w:r>
        <w:t>Gilderson</w:t>
      </w:r>
      <w:proofErr w:type="spellEnd"/>
      <w:r>
        <w:t xml:space="preserve"> V, Neff D, et al. Cardiolipin stabilizes respiratory chain supercomplexes. J Biol Chem. 2003;278(52):52873–52880.</w:t>
      </w:r>
    </w:p>
    <w:p w14:paraId="495DED67" w14:textId="77777777" w:rsidR="004E6C17" w:rsidRDefault="007F2873">
      <w:pPr>
        <w:keepLines/>
      </w:pPr>
      <w:r>
        <w:t xml:space="preserve">18. Choi ML, </w:t>
      </w:r>
      <w:proofErr w:type="spellStart"/>
      <w:r>
        <w:t>Chappard</w:t>
      </w:r>
      <w:proofErr w:type="spellEnd"/>
      <w:r>
        <w:t xml:space="preserve"> A, Singh BP, et al. Pathological structural conversion of α-synuclein at the mitochondria induces neuronal toxicity. Nat </w:t>
      </w:r>
      <w:proofErr w:type="spellStart"/>
      <w:r>
        <w:t>Neurosci</w:t>
      </w:r>
      <w:proofErr w:type="spellEnd"/>
      <w:r>
        <w:t>. 2022;25(9):1134–1148.</w:t>
      </w:r>
    </w:p>
    <w:p w14:paraId="33695538" w14:textId="77777777" w:rsidR="004E6C17" w:rsidRDefault="007F2873">
      <w:pPr>
        <w:keepLines/>
      </w:pPr>
      <w:r>
        <w:t xml:space="preserve">19. Bernardi P, </w:t>
      </w:r>
      <w:proofErr w:type="spellStart"/>
      <w:r>
        <w:t>Rasola</w:t>
      </w:r>
      <w:proofErr w:type="spellEnd"/>
      <w:r>
        <w:t xml:space="preserve"> A, Forte M, Lippe G. The mitochondrial permeability transition pore: channel formation by F-ATP synthase, integration in signal transduction, and role in pathophysiology. </w:t>
      </w:r>
      <w:proofErr w:type="spellStart"/>
      <w:r>
        <w:t>Physiol</w:t>
      </w:r>
      <w:proofErr w:type="spellEnd"/>
      <w:r>
        <w:t xml:space="preserve"> Rev. 2015;95(4):1111–1155.</w:t>
      </w:r>
    </w:p>
    <w:p w14:paraId="6AF72626" w14:textId="77777777" w:rsidR="004E6C17" w:rsidRDefault="007F2873">
      <w:pPr>
        <w:keepLines/>
      </w:pPr>
      <w:r>
        <w:t xml:space="preserve">20. Narendra DP, Jin SM, Tanaka A, et al. PINK1 is selectively stabilized on impaired mitochondria to activate Parkin. </w:t>
      </w:r>
      <w:proofErr w:type="spellStart"/>
      <w:r>
        <w:t>PLoS</w:t>
      </w:r>
      <w:proofErr w:type="spellEnd"/>
      <w:r>
        <w:t xml:space="preserve"> Biol. 2010;8(1):e1000298.</w:t>
      </w:r>
    </w:p>
    <w:p w14:paraId="267F73B8" w14:textId="77777777" w:rsidR="004E6C17" w:rsidRDefault="007F2873">
      <w:pPr>
        <w:keepLines/>
      </w:pPr>
      <w:r>
        <w:t>21. Valente EM, Abou-Sleiman PM, Caputo V, et al. Hereditary early-onset Parkinson’s disease caused by mutations in PINK1. Science. 2004;304(5674):1158–1160.</w:t>
      </w:r>
    </w:p>
    <w:p w14:paraId="028733B0" w14:textId="77777777" w:rsidR="004E6C17" w:rsidRDefault="007F2873">
      <w:pPr>
        <w:keepLines/>
      </w:pPr>
      <w:r>
        <w:t xml:space="preserve">22. </w:t>
      </w:r>
      <w:proofErr w:type="spellStart"/>
      <w:r>
        <w:t>Sidransky</w:t>
      </w:r>
      <w:proofErr w:type="spellEnd"/>
      <w:r>
        <w:t xml:space="preserve"> E, Nalls MA, </w:t>
      </w:r>
      <w:proofErr w:type="spellStart"/>
      <w:r>
        <w:t>Aasly</w:t>
      </w:r>
      <w:proofErr w:type="spellEnd"/>
      <w:r>
        <w:t xml:space="preserve"> JO, et al. Multicenter analysis of glucocerebrosidase mutations in Parkinson’s disease. N Engl J Med. 2009;361(17):1651–1661.</w:t>
      </w:r>
    </w:p>
    <w:p w14:paraId="17D69240" w14:textId="77777777" w:rsidR="004E6C17" w:rsidRDefault="007F2873">
      <w:pPr>
        <w:keepLines/>
      </w:pPr>
      <w:r>
        <w:lastRenderedPageBreak/>
        <w:t>23. Kim C, Ho DH, Suk JE, et al. Neuron-released oligomeric α-synuclein is an endogenous agonist of TLR2 for paracrine activation of microglia. Nat Commun. 2013;4:1562.</w:t>
      </w:r>
    </w:p>
    <w:p w14:paraId="1DB55448" w14:textId="77777777" w:rsidR="004E6C17" w:rsidRDefault="007F2873">
      <w:pPr>
        <w:keepLines/>
      </w:pPr>
      <w:r>
        <w:t>24. Ivanova O, Karelina T. Quantitative systems pharmacology model of α-synuclein pathology in Parkinson’s disease-like mouse for investigation of passive immunotherapy mechanisms. CPT Pharmacometrics Syst Pharmacol. 2024;13(10):1798–1809.</w:t>
      </w:r>
    </w:p>
    <w:p w14:paraId="506F0D05" w14:textId="77777777" w:rsidR="004E6C17" w:rsidRDefault="007F2873">
      <w:pPr>
        <w:keepLines/>
      </w:pPr>
      <w:r>
        <w:t>25. US Food and Drug Administration. Model-Informed Drug Development Pilot Program. Guidance for Industry. 2018.</w:t>
      </w:r>
    </w:p>
    <w:p w14:paraId="4F5361DE" w14:textId="77777777" w:rsidR="004E6C17" w:rsidRDefault="007F2873">
      <w:pPr>
        <w:keepLines/>
      </w:pPr>
      <w:r>
        <w:t xml:space="preserve">26. </w:t>
      </w:r>
      <w:proofErr w:type="spellStart"/>
      <w:r>
        <w:t>Gadkar</w:t>
      </w:r>
      <w:proofErr w:type="spellEnd"/>
      <w:r>
        <w:t xml:space="preserve"> K, Kirouac DC, Mager DE, van der Graaf PH, Ramanujan S. A six-stage workflow for robust application of systems pharmacology. CPT Pharmacometrics Syst Pharmacol. 2016;5(5):235–249.</w:t>
      </w:r>
    </w:p>
    <w:p w14:paraId="4CDE4E73" w14:textId="77777777" w:rsidR="004E6C17" w:rsidRDefault="007F2873">
      <w:pPr>
        <w:keepLines/>
      </w:pPr>
      <w:r>
        <w:t xml:space="preserve">27. Gautam M, Genç B, Helmold B, et al. SBT-272 improves TDP-43 pathology in ALS upper motor neurons by modulating mitochondrial integrity, motility, and function. </w:t>
      </w:r>
      <w:proofErr w:type="spellStart"/>
      <w:r>
        <w:t>Neurobiol</w:t>
      </w:r>
      <w:proofErr w:type="spellEnd"/>
      <w:r>
        <w:t xml:space="preserve"> Dis. 2023;178:106022.</w:t>
      </w:r>
    </w:p>
    <w:p w14:paraId="07747297" w14:textId="77777777" w:rsidR="00755F81" w:rsidRDefault="007F2873" w:rsidP="00755F81">
      <w:pPr>
        <w:keepLines/>
      </w:pPr>
      <w:r>
        <w:t xml:space="preserve">28. </w:t>
      </w:r>
      <w:r w:rsidR="00755F81">
        <w:t xml:space="preserve">Meglio M. SBT-272 shows neuroprotective impacts in ALS mouse models of TDP-43 pathology [Internet]. </w:t>
      </w:r>
      <w:proofErr w:type="spellStart"/>
      <w:r w:rsidR="00755F81">
        <w:t>NeurologyLive</w:t>
      </w:r>
      <w:proofErr w:type="spellEnd"/>
      <w:r w:rsidR="00755F81">
        <w:t>; 2022 Nov 2 [cited 2026 Sep 20].</w:t>
      </w:r>
    </w:p>
    <w:p w14:paraId="195CB20C" w14:textId="77777777" w:rsidR="004E6C17" w:rsidRDefault="00755F81" w:rsidP="00755F81">
      <w:pPr>
        <w:keepLines/>
      </w:pPr>
      <w:r>
        <w:t xml:space="preserve">  Available from: https://www.neurologylive.com/view/sbt-272-shows-neuroprotective-impacts-als-mouse-models-of-tdp-43-pathology</w:t>
      </w:r>
    </w:p>
    <w:p w14:paraId="142729C3" w14:textId="77777777" w:rsidR="004E6C17" w:rsidRDefault="007F2873">
      <w:pPr>
        <w:keepLines/>
      </w:pPr>
      <w:r>
        <w:t xml:space="preserve">29. Schapira AH, Cooper JM, Dexter D, Clark JB, Jenner P, Marsden CD. Mitochondrial complex I deficiency in Parkinson’s disease. J </w:t>
      </w:r>
      <w:proofErr w:type="spellStart"/>
      <w:r>
        <w:t>Neurochem</w:t>
      </w:r>
      <w:proofErr w:type="spellEnd"/>
      <w:r>
        <w:t>. 1990;54(3):823–827.</w:t>
      </w:r>
    </w:p>
    <w:p w14:paraId="3D79E88B" w14:textId="77777777" w:rsidR="004E6C17" w:rsidRDefault="007F2873">
      <w:pPr>
        <w:keepLines/>
      </w:pPr>
      <w:r>
        <w:t xml:space="preserve">30. Devi L, Raghavendran V, Prabhu BM, </w:t>
      </w:r>
      <w:proofErr w:type="spellStart"/>
      <w:r>
        <w:t>Avadhani</w:t>
      </w:r>
      <w:proofErr w:type="spellEnd"/>
      <w:r>
        <w:t xml:space="preserve"> NG, </w:t>
      </w:r>
      <w:proofErr w:type="spellStart"/>
      <w:r>
        <w:t>Anandatheerthavarada</w:t>
      </w:r>
      <w:proofErr w:type="spellEnd"/>
      <w:r>
        <w:t xml:space="preserve"> HK. Mitochondrial import and accumulation of α-synuclein impair complex I in human dopaminergic neuronal cultures and Parkinson disease brain. J Biol Chem. 2008;283(14):9089–9100.</w:t>
      </w:r>
    </w:p>
    <w:p w14:paraId="08DAFA03" w14:textId="77777777" w:rsidR="004E6C17" w:rsidRDefault="007F2873">
      <w:pPr>
        <w:keepLines/>
      </w:pPr>
      <w:r>
        <w:lastRenderedPageBreak/>
        <w:t xml:space="preserve">31. Luth ES, </w:t>
      </w:r>
      <w:proofErr w:type="spellStart"/>
      <w:r>
        <w:t>Stavrovskaya</w:t>
      </w:r>
      <w:proofErr w:type="spellEnd"/>
      <w:r>
        <w:t xml:space="preserve"> IG, Bhatt L, Bhargava P. Soluble, prefibrillar α-synuclein oligomers promote complex I-dependent, extramitochondrial oxidant production. J Biol Chem. 2014;289(31):21490–21507.</w:t>
      </w:r>
    </w:p>
    <w:p w14:paraId="53B5EC94" w14:textId="77777777" w:rsidR="004E6C17" w:rsidRDefault="007F2873">
      <w:pPr>
        <w:keepLines/>
      </w:pPr>
      <w:r>
        <w:t xml:space="preserve">32. Hirst J, King MS, Pryde KR. The production of reactive oxygen species by complex I. </w:t>
      </w:r>
      <w:proofErr w:type="spellStart"/>
      <w:r>
        <w:t>Biochem</w:t>
      </w:r>
      <w:proofErr w:type="spellEnd"/>
      <w:r>
        <w:t xml:space="preserve"> Soc Trans. 2008;36(Pt 5):976–980.</w:t>
      </w:r>
    </w:p>
    <w:p w14:paraId="0541B90B" w14:textId="77777777" w:rsidR="004E6C17" w:rsidRDefault="007F2873">
      <w:pPr>
        <w:keepLines/>
      </w:pPr>
      <w:r>
        <w:t xml:space="preserve">33. Bido S, Kuka J, </w:t>
      </w:r>
      <w:proofErr w:type="spellStart"/>
      <w:r>
        <w:t>Makrecka</w:t>
      </w:r>
      <w:proofErr w:type="spellEnd"/>
      <w:r>
        <w:t xml:space="preserve">-Kuka M, Zheng G, Keefe D, Broccoli V. The mitochondrial targeted drug SBT-272 attenuates dopaminergic neuron loss, alpha-synuclein burden and neuroinflammation in a mouse model of Parkinson’s disease. [Poster presentation]. Data on file, Stealth </w:t>
      </w:r>
      <w:proofErr w:type="spellStart"/>
      <w:r>
        <w:t>BioTherapeutics</w:t>
      </w:r>
      <w:proofErr w:type="spellEnd"/>
      <w:r>
        <w:t>.</w:t>
      </w:r>
    </w:p>
    <w:p w14:paraId="45649537" w14:textId="77777777" w:rsidR="004E6C17" w:rsidRDefault="007F2873">
      <w:pPr>
        <w:keepLines/>
      </w:pPr>
      <w:r>
        <w:t xml:space="preserve">34. Zariwala H, Wakefield J, Redmon M, Abbruscato A. Translational pharmacology of SBT-272, a novel mitochondria-targeted drug for the treatment of neurodegenerative disease. Poster #223, presented at the MDA Clinical &amp; Scientific Conference, 2027. Data on file, Stealth </w:t>
      </w:r>
      <w:proofErr w:type="spellStart"/>
      <w:r>
        <w:t>BioTherapeutics</w:t>
      </w:r>
      <w:proofErr w:type="spellEnd"/>
      <w:r>
        <w:t>.</w:t>
      </w:r>
    </w:p>
    <w:p w14:paraId="3EBD3DFD" w14:textId="77777777" w:rsidR="004E6C17" w:rsidRDefault="007F2873">
      <w:pPr>
        <w:keepLines/>
      </w:pPr>
      <w:r>
        <w:t>35. Fearnley JM, Lees AJ. Ageing and Parkinson’s disease: substantia nigra regional selectivity. Brain. 1991;114(Pt 5):2283–2301.</w:t>
      </w:r>
    </w:p>
    <w:p w14:paraId="7CFFF909" w14:textId="77777777" w:rsidR="004E6C17" w:rsidRDefault="007F2873">
      <w:pPr>
        <w:keepLines/>
      </w:pPr>
      <w:r>
        <w:t>36. Roberts PD, Spiros A, Geerts H. A humanized clinically calibrated quantitative systems pharmacology model for hypokinetic motor symptoms in Parkinson’s disease. Front Pharmacol. 2016;7:6.</w:t>
      </w:r>
    </w:p>
    <w:p w14:paraId="0301BE37" w14:textId="77777777" w:rsidR="004E6C17" w:rsidRDefault="007F2873">
      <w:pPr>
        <w:keepLines/>
      </w:pPr>
      <w:r>
        <w:t xml:space="preserve">37. Geerts H, </w:t>
      </w:r>
      <w:proofErr w:type="spellStart"/>
      <w:r>
        <w:t>Bergeler</w:t>
      </w:r>
      <w:proofErr w:type="spellEnd"/>
      <w:r>
        <w:t xml:space="preserve"> S, Walker M, van der Graaf PH, </w:t>
      </w:r>
      <w:proofErr w:type="spellStart"/>
      <w:r>
        <w:t>Courade</w:t>
      </w:r>
      <w:proofErr w:type="spellEnd"/>
      <w:r>
        <w:t xml:space="preserve"> JP. Analysis of clinical failure of anti-tau and anti-synuclein antibodies in neurodegeneration using a quantitative systems pharmacology model. Sci Rep. 2023;13(1):14342.</w:t>
      </w:r>
    </w:p>
    <w:p w14:paraId="74EB05D7" w14:textId="77777777" w:rsidR="004E6C17" w:rsidRDefault="007F2873">
      <w:pPr>
        <w:keepLines/>
      </w:pPr>
      <w:r>
        <w:lastRenderedPageBreak/>
        <w:t xml:space="preserve">38. </w:t>
      </w:r>
      <w:proofErr w:type="spellStart"/>
      <w:r>
        <w:t>Ludtmann</w:t>
      </w:r>
      <w:proofErr w:type="spellEnd"/>
      <w:r>
        <w:t xml:space="preserve"> MHR, Angelova PR, Horrocks MH, et al. α-Synuclein oligomers interact with ATP synthase and open the permeability transition pore in Parkinson’s disease. Nat Commun. 2018;9(1):2293.</w:t>
      </w:r>
    </w:p>
    <w:p w14:paraId="774BFC58" w14:textId="77777777" w:rsidR="004E6C17" w:rsidRDefault="007F2873">
      <w:pPr>
        <w:keepLines/>
      </w:pPr>
      <w:r>
        <w:t xml:space="preserve">39. Murphy MP. How mitochondria produce reactive oxygen species. </w:t>
      </w:r>
      <w:proofErr w:type="spellStart"/>
      <w:r>
        <w:t>Biochem</w:t>
      </w:r>
      <w:proofErr w:type="spellEnd"/>
      <w:r>
        <w:t xml:space="preserve"> J. 2009;417(1):1–13.</w:t>
      </w:r>
    </w:p>
    <w:p w14:paraId="391CBAD3" w14:textId="77777777" w:rsidR="004E6C17" w:rsidRDefault="007F2873">
      <w:pPr>
        <w:keepLines/>
      </w:pPr>
      <w:r>
        <w:t xml:space="preserve">40. Scudamore O, </w:t>
      </w:r>
      <w:proofErr w:type="spellStart"/>
      <w:r>
        <w:t>Ciossek</w:t>
      </w:r>
      <w:proofErr w:type="spellEnd"/>
      <w:r>
        <w:t xml:space="preserve"> T. Increased oxidative stress exacerbates α-synuclein aggregation in vivo. J </w:t>
      </w:r>
      <w:proofErr w:type="spellStart"/>
      <w:r>
        <w:t>Neuropathol</w:t>
      </w:r>
      <w:proofErr w:type="spellEnd"/>
      <w:r>
        <w:t xml:space="preserve"> Exp Neurol. 2018;77(6):443–453.</w:t>
      </w:r>
    </w:p>
    <w:p w14:paraId="1E37F810" w14:textId="77777777" w:rsidR="004E6C17" w:rsidRDefault="007F2873">
      <w:pPr>
        <w:keepLines/>
      </w:pPr>
      <w:r>
        <w:t xml:space="preserve">41. Braak H, Del </w:t>
      </w:r>
      <w:proofErr w:type="spellStart"/>
      <w:r>
        <w:t>Tredici</w:t>
      </w:r>
      <w:proofErr w:type="spellEnd"/>
      <w:r>
        <w:t xml:space="preserve"> K, </w:t>
      </w:r>
      <w:proofErr w:type="spellStart"/>
      <w:r>
        <w:t>Rüb</w:t>
      </w:r>
      <w:proofErr w:type="spellEnd"/>
      <w:r>
        <w:t xml:space="preserve"> U, de Vos RAI, Jansen </w:t>
      </w:r>
      <w:proofErr w:type="spellStart"/>
      <w:r>
        <w:t>Steur</w:t>
      </w:r>
      <w:proofErr w:type="spellEnd"/>
      <w:r>
        <w:t xml:space="preserve"> ENH, Braak E. Staging of brain pathology related to sporadic Parkinson’s disease. </w:t>
      </w:r>
      <w:proofErr w:type="spellStart"/>
      <w:r>
        <w:t>Neurobiol</w:t>
      </w:r>
      <w:proofErr w:type="spellEnd"/>
      <w:r>
        <w:t xml:space="preserve"> Aging. 2003;24(2):197–211.</w:t>
      </w:r>
    </w:p>
    <w:p w14:paraId="64343542" w14:textId="77777777" w:rsidR="004E6C17" w:rsidRDefault="007F2873">
      <w:pPr>
        <w:keepLines/>
      </w:pPr>
      <w:r>
        <w:t xml:space="preserve">42. Kroemer G, Galluzzi L, Brenner C. Mitochondrial membrane permeabilization in cell death. </w:t>
      </w:r>
      <w:proofErr w:type="spellStart"/>
      <w:r>
        <w:t>Physiol</w:t>
      </w:r>
      <w:proofErr w:type="spellEnd"/>
      <w:r>
        <w:t xml:space="preserve"> Rev. 2007;87(1):99–163.</w:t>
      </w:r>
    </w:p>
    <w:p w14:paraId="41EC0EB3" w14:textId="77777777" w:rsidR="004E6C17" w:rsidRDefault="007F2873">
      <w:pPr>
        <w:keepLines/>
      </w:pPr>
      <w:r>
        <w:t xml:space="preserve">43. Hirsch EC, </w:t>
      </w:r>
      <w:proofErr w:type="spellStart"/>
      <w:r>
        <w:t>Hunot</w:t>
      </w:r>
      <w:proofErr w:type="spellEnd"/>
      <w:r>
        <w:t xml:space="preserve"> S. Neuroinflammation in Parkinson’s disease: a target for neuroprotection? Lancet Neurol. 2009;8(4):382–397.</w:t>
      </w:r>
    </w:p>
    <w:p w14:paraId="17FCCE2F" w14:textId="77777777" w:rsidR="004E6C17" w:rsidRDefault="007F2873">
      <w:pPr>
        <w:keepLines/>
      </w:pPr>
      <w:r>
        <w:t xml:space="preserve">44. </w:t>
      </w:r>
      <w:proofErr w:type="spellStart"/>
      <w:r>
        <w:t>Olanow</w:t>
      </w:r>
      <w:proofErr w:type="spellEnd"/>
      <w:r>
        <w:t xml:space="preserve"> CW, Rascol O, Hauser R, et al. A double-blind, delayed-start trial of rasagiline in Parkinson’s disease. N Engl J Med. 2009;361(13):1268–1278.</w:t>
      </w:r>
    </w:p>
    <w:p w14:paraId="587E9CCA" w14:textId="77777777" w:rsidR="004E6C17" w:rsidRDefault="007F2873">
      <w:pPr>
        <w:keepLines/>
      </w:pPr>
      <w:r>
        <w:t>45. Parkinson Study Group. Effect of deprenyl on the progression of disability in early Parkinson’s disease. N Engl J Med. 1989;321(20):1364–1371.</w:t>
      </w:r>
    </w:p>
    <w:p w14:paraId="0C51E8AC" w14:textId="77777777" w:rsidR="004E6C17" w:rsidRDefault="007F2873">
      <w:pPr>
        <w:keepLines/>
      </w:pPr>
      <w:r>
        <w:t>46. Parkinson Study Group SURE-PD3 Investigators. Effect of urate-elevating inosine on early Parkinson disease progression: the SURE-PD3 randomized clinical trial. JAMA. 2021;326(10):926–939.</w:t>
      </w:r>
    </w:p>
    <w:p w14:paraId="3D57C88E" w14:textId="77777777" w:rsidR="004E6C17" w:rsidRDefault="007F2873">
      <w:pPr>
        <w:keepLines/>
      </w:pPr>
      <w:r>
        <w:t>47. Parkinson Study Group STEADY-PD III Investigators. Isradipine versus placebo in early Parkinson disease: a randomized trial. Ann Intern Med. 2020;172(9):591–598.</w:t>
      </w:r>
    </w:p>
    <w:p w14:paraId="6BB5C0A8" w14:textId="77777777" w:rsidR="004E6C17" w:rsidRDefault="007F2873">
      <w:pPr>
        <w:keepLines/>
      </w:pPr>
      <w:r>
        <w:lastRenderedPageBreak/>
        <w:t xml:space="preserve">48. Dexter DT, Wells FR, Lees AJ, et al. Increased nigral iron content and alterations in other metal ions occurring in brain in Parkinson’s disease. J </w:t>
      </w:r>
      <w:proofErr w:type="spellStart"/>
      <w:r>
        <w:t>Neurochem</w:t>
      </w:r>
      <w:proofErr w:type="spellEnd"/>
      <w:r>
        <w:t>. 1989;52(6):1830–1836.</w:t>
      </w:r>
    </w:p>
    <w:p w14:paraId="36ACDB67" w14:textId="77777777" w:rsidR="004E6C17" w:rsidRDefault="007F2873">
      <w:pPr>
        <w:keepLines/>
      </w:pPr>
      <w:r>
        <w:t xml:space="preserve">49. Alam ZI, Daniel SE, Lees AJ, Marsden DC, Jenner P, Halliwell B. A generalised increase in protein carbonyls in the brain in Parkinson’s but not incidental Lewy body disease. J </w:t>
      </w:r>
      <w:proofErr w:type="spellStart"/>
      <w:r>
        <w:t>Neurochem</w:t>
      </w:r>
      <w:proofErr w:type="spellEnd"/>
      <w:r>
        <w:t>. 1997;69(3):1326–1329.</w:t>
      </w:r>
    </w:p>
    <w:p w14:paraId="2069C753" w14:textId="77777777" w:rsidR="004E6C17" w:rsidRDefault="007F2873">
      <w:pPr>
        <w:keepLines/>
      </w:pPr>
      <w:r>
        <w:t>50. Chahine LM, Merchant K, Siderowf A, et al. Proposal for a biologic staging system of Parkinson’s disease. J Parkinsons Dis. 2023;13(3):297–309.</w:t>
      </w:r>
    </w:p>
    <w:p w14:paraId="15108AE1" w14:textId="77777777" w:rsidR="004E6C17" w:rsidRDefault="007F2873">
      <w:pPr>
        <w:keepLines/>
      </w:pPr>
      <w:r>
        <w:t xml:space="preserve">51. </w:t>
      </w:r>
      <w:proofErr w:type="spellStart"/>
      <w:r>
        <w:t>Espay</w:t>
      </w:r>
      <w:proofErr w:type="spellEnd"/>
      <w:r>
        <w:t xml:space="preserve"> AJ, Kalia LV, Gan-Or Z, et al. Disease modification and biomarker development in Parkinson disease: revision or reconstruction? Neurology. 2020;94(11):481–495.</w:t>
      </w:r>
    </w:p>
    <w:p w14:paraId="36AC9768" w14:textId="77777777" w:rsidR="004E6C17" w:rsidRDefault="007F2873">
      <w:pPr>
        <w:keepLines/>
      </w:pPr>
      <w:r>
        <w:t xml:space="preserve">52. </w:t>
      </w:r>
      <w:proofErr w:type="spellStart"/>
      <w:r>
        <w:t>McFarthing</w:t>
      </w:r>
      <w:proofErr w:type="spellEnd"/>
      <w:r>
        <w:t xml:space="preserve"> K, Buff S, </w:t>
      </w:r>
      <w:proofErr w:type="spellStart"/>
      <w:r>
        <w:t>Rafaloff</w:t>
      </w:r>
      <w:proofErr w:type="spellEnd"/>
      <w:r>
        <w:t xml:space="preserve"> G, Pitzer K, Fiske B, </w:t>
      </w:r>
      <w:proofErr w:type="spellStart"/>
      <w:r>
        <w:t>Navangul</w:t>
      </w:r>
      <w:proofErr w:type="spellEnd"/>
      <w:r>
        <w:t xml:space="preserve"> A, </w:t>
      </w:r>
      <w:proofErr w:type="spellStart"/>
      <w:r>
        <w:t>Beissert</w:t>
      </w:r>
      <w:proofErr w:type="spellEnd"/>
      <w:r>
        <w:t xml:space="preserve"> K, </w:t>
      </w:r>
      <w:proofErr w:type="spellStart"/>
      <w:r>
        <w:t>Pilcicka</w:t>
      </w:r>
      <w:proofErr w:type="spellEnd"/>
      <w:r>
        <w:t xml:space="preserve"> A, Fuest R, Wyse RK, Stott SRW. Parkinson's disease drug therapies in the clinical trial pipeline: 2024 update. J Parkinsons Dis. 2024;14(5):899–912.</w:t>
      </w:r>
    </w:p>
    <w:p w14:paraId="16393711" w14:textId="77777777" w:rsidR="004E6C17" w:rsidRDefault="007F2873">
      <w:pPr>
        <w:keepLines/>
      </w:pPr>
      <w:r>
        <w:t>53. Gottipati G, Karlsson MO, Plan EL. Modeling a composite score in Parkinson’s disease using item response theory. AAPS J. 2017;19(3):837–845.</w:t>
      </w:r>
    </w:p>
    <w:p w14:paraId="2C024930" w14:textId="77777777" w:rsidR="000C76B6" w:rsidRDefault="007F2873">
      <w:pPr>
        <w:pStyle w:val="Heading1"/>
        <w:pageBreakBefore/>
      </w:pPr>
      <w:r>
        <w:lastRenderedPageBreak/>
        <w:t>Figure legends</w:t>
      </w:r>
    </w:p>
    <w:p w14:paraId="6EBE9140" w14:textId="77777777" w:rsidR="000C76B6" w:rsidRPr="00FF292F" w:rsidRDefault="007F2873">
      <w:pPr>
        <w:keepLines/>
        <w:spacing w:after="120" w:line="240" w:lineRule="auto"/>
        <w:rPr>
          <w:sz w:val="22"/>
        </w:rPr>
      </w:pPr>
      <w:r w:rsidRPr="00FF292F">
        <w:rPr>
          <w:b/>
          <w:bCs/>
          <w:i/>
        </w:rPr>
        <w:t>Figure 1</w:t>
      </w:r>
      <w:r w:rsidRPr="00984E3C">
        <w:rPr>
          <w:b/>
          <w:bCs/>
          <w:i/>
          <w:sz w:val="20"/>
          <w:szCs w:val="20"/>
        </w:rPr>
        <w:t>.</w:t>
      </w:r>
      <w:r w:rsidRPr="00984E3C">
        <w:rPr>
          <w:i/>
          <w:sz w:val="20"/>
          <w:szCs w:val="20"/>
        </w:rPr>
        <w:t xml:space="preserve"> QSP model architecture. Eight interconnected modules (M0–M7) with 28 state variables and inter-module coupling arrows. The central vicious cycle (M1–M2–M3–M4) is highlighted.</w:t>
      </w:r>
    </w:p>
    <w:p w14:paraId="1FD723C9" w14:textId="77777777" w:rsidR="000C76B6" w:rsidRDefault="007F2873">
      <w:pPr>
        <w:keepLines/>
        <w:spacing w:after="120" w:line="240" w:lineRule="auto"/>
        <w:rPr>
          <w:i/>
          <w:sz w:val="20"/>
          <w:szCs w:val="20"/>
        </w:rPr>
      </w:pPr>
      <w:r w:rsidRPr="006C6FC6">
        <w:rPr>
          <w:b/>
          <w:bCs/>
          <w:i/>
        </w:rPr>
        <w:t xml:space="preserve">Figure </w:t>
      </w:r>
      <w:r w:rsidR="0085780D">
        <w:rPr>
          <w:b/>
          <w:bCs/>
          <w:i/>
        </w:rPr>
        <w:t>2</w:t>
      </w:r>
      <w:r w:rsidRPr="006C6FC6">
        <w:rPr>
          <w:b/>
          <w:bCs/>
          <w:i/>
        </w:rPr>
        <w:t>.</w:t>
      </w:r>
      <w:r>
        <w:rPr>
          <w:i/>
        </w:rPr>
        <w:t xml:space="preserve"> </w:t>
      </w:r>
      <w:r w:rsidRPr="006C6FC6">
        <w:rPr>
          <w:i/>
          <w:sz w:val="20"/>
          <w:szCs w:val="20"/>
        </w:rPr>
        <w:t>Calibration summary. (A) Disease modifier grid sweep (</w:t>
      </w:r>
      <w:proofErr w:type="spellStart"/>
      <w:r w:rsidRPr="006C6FC6">
        <w:rPr>
          <w:i/>
          <w:sz w:val="20"/>
          <w:szCs w:val="20"/>
        </w:rPr>
        <w:t>CI_max</w:t>
      </w:r>
      <w:proofErr w:type="spellEnd"/>
      <w:r w:rsidRPr="006C6FC6">
        <w:rPr>
          <w:i/>
          <w:sz w:val="20"/>
          <w:szCs w:val="20"/>
        </w:rPr>
        <w:t xml:space="preserve"> × α_clear); </w:t>
      </w:r>
      <w:proofErr w:type="spellStart"/>
      <w:r w:rsidRPr="006C6FC6">
        <w:rPr>
          <w:i/>
          <w:sz w:val="20"/>
          <w:szCs w:val="20"/>
        </w:rPr>
        <w:t>colour</w:t>
      </w:r>
      <w:proofErr w:type="spellEnd"/>
      <w:r w:rsidRPr="006C6FC6">
        <w:rPr>
          <w:i/>
          <w:sz w:val="20"/>
          <w:szCs w:val="20"/>
        </w:rPr>
        <w:t xml:space="preserve"> encodes log₁₀ of the composite calibration score; cross marks the selected combination (CI_max = 0.74, α_clear = 0.25). (B) Calibration </w:t>
      </w:r>
      <w:r w:rsidR="004D5B30" w:rsidRPr="006C6FC6">
        <w:rPr>
          <w:i/>
          <w:sz w:val="20"/>
          <w:szCs w:val="20"/>
        </w:rPr>
        <w:t>targets</w:t>
      </w:r>
      <w:r w:rsidRPr="006C6FC6">
        <w:rPr>
          <w:i/>
          <w:sz w:val="20"/>
          <w:szCs w:val="20"/>
        </w:rPr>
        <w:t xml:space="preserve"> fit: model outputs (diamonds) positioned against the five quantitative literature benchmarks used to tune the disease modifiers.</w:t>
      </w:r>
    </w:p>
    <w:p w14:paraId="1B84A047" w14:textId="77777777" w:rsidR="000C76B6" w:rsidRDefault="007F2873">
      <w:pPr>
        <w:keepLines/>
        <w:spacing w:after="120" w:line="240" w:lineRule="auto"/>
      </w:pPr>
      <w:r w:rsidRPr="00CC292F">
        <w:rPr>
          <w:b/>
          <w:bCs/>
          <w:i/>
        </w:rPr>
        <w:t xml:space="preserve">Figure </w:t>
      </w:r>
      <w:r w:rsidR="0030734C">
        <w:rPr>
          <w:b/>
          <w:bCs/>
          <w:i/>
        </w:rPr>
        <w:t>3</w:t>
      </w:r>
      <w:r>
        <w:rPr>
          <w:i/>
        </w:rPr>
        <w:t xml:space="preserve">. </w:t>
      </w:r>
      <w:r w:rsidRPr="00CC292F">
        <w:rPr>
          <w:i/>
          <w:sz w:val="20"/>
          <w:szCs w:val="20"/>
        </w:rPr>
        <w:t>Integrated model dynamics over 50 days (mouse timescale). Eight panels showing key state variables under four scenarios: healthy (green), disease (red), low-dose drug (orange), and high-dose drug (blue). All panels share a consistent 50-day x-axis.</w:t>
      </w:r>
    </w:p>
    <w:p w14:paraId="4A05777E" w14:textId="77777777" w:rsidR="000C76B6" w:rsidRDefault="007F2873">
      <w:pPr>
        <w:keepLines/>
        <w:spacing w:after="120" w:line="240" w:lineRule="auto"/>
      </w:pPr>
      <w:r w:rsidRPr="00DD4AC0">
        <w:rPr>
          <w:b/>
          <w:bCs/>
          <w:i/>
        </w:rPr>
        <w:t>Figure 4</w:t>
      </w:r>
      <w:r>
        <w:rPr>
          <w:i/>
        </w:rPr>
        <w:t xml:space="preserve">. </w:t>
      </w:r>
      <w:r w:rsidRPr="00DD4AC0">
        <w:rPr>
          <w:i/>
          <w:sz w:val="20"/>
          <w:szCs w:val="20"/>
        </w:rPr>
        <w:t xml:space="preserve">Vicious cycle phase portrait. Trajectories in CL ratio–α-synuclein oligomer state space. Diamonds mark </w:t>
      </w:r>
      <w:del w:id="90335" w:author="Claude (corrected analyses)" w:date="2026-09-23T12:00:00Z">
        <w:r w:rsidRPr="00DD4AC0">
          <w:rPr>
            <w:i/>
            <w:sz w:val="20"/>
            <w:szCs w:val="20"/>
          </w:rPr>
          <w:delText xml:space="preserve">terminal attractors</w:delText>
        </w:r>
      </w:del>
      <w:ins w:id="90336" w:author="Claude (corrected analyses)" w:date="2026-09-23T12:00:00Z">
        <w:r>
          <w:rPr>
            <w:i/>
            <w:sz w:val="20"/>
            <w:szCs w:val="20"/>
          </w:rPr>
          <w:t xml:space="preserve">day-50 end states</w:t>
        </w:r>
      </w:ins>
      <w:r w:rsidRPr="00DD4AC0">
        <w:rPr>
          <w:i/>
          <w:sz w:val="20"/>
          <w:szCs w:val="20"/>
        </w:rPr>
        <w:t xml:space="preserve">; arrows indicate direction of flow. </w:t>
      </w:r>
      <w:del w:id="90333" w:author="Claude (corrected analyses)" w:date="2026-09-23T12:00:00Z">
        <w:r w:rsidRPr="00DD4AC0">
          <w:rPr>
            <w:i/>
            <w:sz w:val="20"/>
            <w:szCs w:val="20"/>
          </w:rPr>
          <w:delText xml:space="preserve">Three distinct basins of attraction are visible for health</w:delText>
        </w:r>
      </w:del>
      <w:ins w:id="90334" w:author="Claude (corrected analyses)" w:date="2026-09-23T12:00:00Z">
        <w:r>
          <w:rPr>
            <w:i/>
            <w:sz w:val="20"/>
            <w:szCs w:val="20"/>
          </w:rPr>
          <w:t xml:space="preserve">Healthy</w:t>
        </w:r>
      </w:ins>
      <w:r w:rsidRPr="00DD4AC0">
        <w:rPr>
          <w:i/>
          <w:sz w:val="20"/>
          <w:szCs w:val="20"/>
        </w:rPr>
        <w:t xml:space="preserve">, disease, and drug-</w:t>
      </w:r>
      <w:del w:id="90331" w:author="Claude (corrected analyses)" w:date="2026-09-23T12:00:00Z">
        <w:r w:rsidRPr="00DD4AC0">
          <w:rPr>
            <w:i/>
            <w:sz w:val="20"/>
            <w:szCs w:val="20"/>
          </w:rPr>
          <w:delText xml:space="preserve">rescued</w:delText>
        </w:r>
      </w:del>
      <w:ins w:id="90332" w:author="Claude (corrected analyses)" w:date="2026-09-23T12:00:00Z">
        <w:r>
          <w:rPr>
            <w:i/>
            <w:sz w:val="20"/>
            <w:szCs w:val="20"/>
          </w:rPr>
          <w:t xml:space="preserve">treated trajectories use different parameters or dosing, so the end</w:t>
        </w:r>
      </w:ins>
      <w:r w:rsidRPr="00DD4AC0">
        <w:rPr>
          <w:i/>
          <w:sz w:val="20"/>
          <w:szCs w:val="20"/>
        </w:rPr>
        <w:t xml:space="preserve"> states</w:t>
      </w:r>
      <w:ins w:id="90330" w:author="Claude (corrected analyses)" w:date="2026-09-23T12:00:00Z">
        <w:r>
          <w:rPr>
            <w:i/>
            <w:sz w:val="20"/>
            <w:szCs w:val="20"/>
          </w:rPr>
          <w:t xml:space="preserve"> are not attractors of a single dynamical system</w:t>
        </w:r>
      </w:ins>
      <w:r w:rsidRPr="00DD4AC0">
        <w:rPr>
          <w:i/>
          <w:sz w:val="20"/>
          <w:szCs w:val="20"/>
        </w:rPr>
        <w:t xml:space="preserve">.</w:t>
      </w:r>
    </w:p>
    <w:p w14:paraId="4EC6035A" w14:textId="77777777" w:rsidR="000C76B6" w:rsidRDefault="007F2873">
      <w:pPr>
        <w:keepLines/>
        <w:spacing w:after="120" w:line="240" w:lineRule="auto"/>
        <w:rPr>
          <w:i/>
          <w:sz w:val="20"/>
          <w:szCs w:val="20"/>
        </w:rPr>
      </w:pPr>
      <w:r w:rsidRPr="00913FEF">
        <w:rPr>
          <w:b/>
          <w:bCs/>
          <w:i/>
        </w:rPr>
        <w:t>Figure 5.</w:t>
      </w:r>
      <w:r>
        <w:rPr>
          <w:i/>
        </w:rPr>
        <w:t xml:space="preserve"> </w:t>
      </w:r>
      <w:r w:rsidRPr="00913FEF">
        <w:rPr>
          <w:i/>
          <w:sz w:val="20"/>
          <w:szCs w:val="20"/>
        </w:rPr>
        <w:t xml:space="preserve">Human translation composite. (A) </w:t>
      </w:r>
      <w:del w:id="90354" w:author="Claude (corrected analyses)" w:date="2026-09-23T12:00:00Z">
        <w:r w:rsidRPr="00913FEF">
          <w:rPr>
            <w:i/>
            <w:sz w:val="20"/>
            <w:szCs w:val="20"/>
          </w:rPr>
          <w:delText xml:space="preserve">Mitochondrial PK comparison:</w:delText>
        </w:r>
      </w:del>
      <w:ins w:id="90355" w:author="Claude (corrected analyses)" w:date="2026-09-23T12:00:00Z">
        <w:r>
          <w:rPr>
            <w:i/>
            <w:sz w:val="20"/>
            <w:szCs w:val="20"/>
          </w:rPr>
          <w:t xml:space="preserve">Accumulation of mitochondrial drug exposure under once-daily dosing, shown as the trough relative to the exact steady-state trough, for</w:t>
        </w:r>
      </w:ins>
      <w:r w:rsidRPr="00913FEF">
        <w:rPr>
          <w:i/>
          <w:sz w:val="20"/>
          <w:szCs w:val="20"/>
        </w:rPr>
        <w:t xml:space="preserve"> mouse (</w:t>
      </w:r>
      <w:del w:id="90353" w:author="Claude (corrected analyses)" w:date="2026-09-23T12:00:00Z">
        <w:r w:rsidRPr="00913FEF">
          <w:rPr>
            <w:i/>
            <w:sz w:val="20"/>
            <w:szCs w:val="20"/>
          </w:rPr>
          <w:delText xml:space="preserve">5 mg kg⁻¹ IP, </w:delText>
        </w:r>
      </w:del>
      <w:r w:rsidRPr="00913FEF">
        <w:rPr>
          <w:i/>
          <w:sz w:val="20"/>
          <w:szCs w:val="20"/>
        </w:rPr>
        <w:t xml:space="preserve">orange) </w:t>
      </w:r>
      <w:del w:id="90351" w:author="Claude (corrected analyses)" w:date="2026-09-23T12:00:00Z">
        <w:r w:rsidRPr="00913FEF">
          <w:rPr>
            <w:i/>
            <w:sz w:val="20"/>
            <w:szCs w:val="20"/>
          </w:rPr>
          <w:delText xml:space="preserve">versus</w:delText>
        </w:r>
      </w:del>
      <w:ins w:id="90352" w:author="Claude (corrected analyses)" w:date="2026-09-23T12:00:00Z">
        <w:r>
          <w:rPr>
            <w:i/>
            <w:sz w:val="20"/>
            <w:szCs w:val="20"/>
          </w:rPr>
          <w:t xml:space="preserve">and</w:t>
        </w:r>
      </w:ins>
      <w:r w:rsidRPr="00913FEF">
        <w:rPr>
          <w:i/>
          <w:sz w:val="20"/>
          <w:szCs w:val="20"/>
        </w:rPr>
        <w:t xml:space="preserve"> human (</w:t>
      </w:r>
      <w:del w:id="90350" w:author="Claude (corrected analyses)" w:date="2026-09-23T12:00:00Z">
        <w:r w:rsidRPr="00913FEF">
          <w:rPr>
            <w:i/>
            <w:sz w:val="20"/>
            <w:szCs w:val="20"/>
          </w:rPr>
          <w:delText xml:space="preserve">30 mg SC, </w:delText>
        </w:r>
      </w:del>
      <w:r w:rsidRPr="00913FEF">
        <w:rPr>
          <w:i/>
          <w:sz w:val="20"/>
          <w:szCs w:val="20"/>
        </w:rPr>
        <w:t xml:space="preserve">blue)</w:t>
      </w:r>
      <w:ins w:id="90349" w:author="Claude (corrected analyses)" w:date="2026-09-23T12:00:00Z">
        <w:r>
          <w:rPr>
            <w:i/>
            <w:sz w:val="20"/>
            <w:szCs w:val="20"/>
          </w:rPr>
          <w:t xml:space="preserve"> PK parameters; the dotted line marks day 120</w:t>
        </w:r>
      </w:ins>
      <w:r w:rsidRPr="00913FEF">
        <w:rPr>
          <w:i/>
          <w:sz w:val="20"/>
          <w:szCs w:val="20"/>
        </w:rPr>
        <w:t xml:space="preserve">. (B) Twenty-year DA neuron survival </w:t>
      </w:r>
      <w:del w:id="90347" w:author="Claude (corrected analyses)" w:date="2026-09-23T12:00:00Z">
        <w:r w:rsidRPr="00913FEF">
          <w:rPr>
            <w:i/>
            <w:sz w:val="20"/>
            <w:szCs w:val="20"/>
          </w:rPr>
          <w:delText xml:space="preserve">under</w:delText>
        </w:r>
      </w:del>
      <w:ins w:id="90348" w:author="Claude (corrected analyses)" w:date="2026-09-23T12:00:00Z">
        <w:r>
          <w:rPr>
            <w:i/>
            <w:sz w:val="20"/>
            <w:szCs w:val="20"/>
          </w:rPr>
          <w:t xml:space="preserve">for</w:t>
        </w:r>
      </w:ins>
      <w:r w:rsidRPr="00913FEF">
        <w:rPr>
          <w:i/>
          <w:sz w:val="20"/>
          <w:szCs w:val="20"/>
        </w:rPr>
        <w:t xml:space="preserve"> healthy (green),</w:t>
      </w:r>
      <w:ins w:id="90346" w:author="Claude (corrected analyses)" w:date="2026-09-23T12:00:00Z">
        <w:r>
          <w:rPr>
            <w:i/>
            <w:sz w:val="20"/>
            <w:szCs w:val="20"/>
          </w:rPr>
          <w:t xml:space="preserve"> untreated</w:t>
        </w:r>
      </w:ins>
      <w:r w:rsidRPr="00913FEF">
        <w:rPr>
          <w:i/>
          <w:sz w:val="20"/>
          <w:szCs w:val="20"/>
        </w:rPr>
        <w:t xml:space="preserve"> disease (red), and </w:t>
      </w:r>
      <w:del w:id="90344" w:author="Claude (corrected analyses)" w:date="2026-09-23T12:00:00Z">
        <w:r w:rsidRPr="00913FEF">
          <w:rPr>
            <w:i/>
            <w:sz w:val="20"/>
            <w:szCs w:val="20"/>
          </w:rPr>
          <w:delText xml:space="preserve">drug-treated (</w:delText>
        </w:r>
      </w:del>
      <w:ins w:id="90345" w:author="Claude (corrected analyses)" w:date="2026-09-23T12:00:00Z">
        <w:r>
          <w:rPr>
            <w:i/>
            <w:sz w:val="20"/>
            <w:szCs w:val="20"/>
          </w:rPr>
          <w:t xml:space="preserve">30 mg daily from year 0 under scenario A (solid </w:t>
        </w:r>
      </w:ins>
      <w:r w:rsidRPr="00913FEF">
        <w:rPr>
          <w:i/>
          <w:sz w:val="20"/>
          <w:szCs w:val="20"/>
        </w:rPr>
        <w:t xml:space="preserve">blue) </w:t>
      </w:r>
      <w:del w:id="90342" w:author="Claude (corrected analyses)" w:date="2026-09-23T12:00:00Z">
        <w:r w:rsidRPr="00913FEF">
          <w:rPr>
            <w:i/>
            <w:sz w:val="20"/>
            <w:szCs w:val="20"/>
          </w:rPr>
          <w:delText xml:space="preserve">scenarios; dashed line marks</w:delText>
        </w:r>
      </w:del>
      <w:ins w:id="90343" w:author="Claude (corrected analyses)" w:date="2026-09-23T12:00:00Z">
        <w:r>
          <w:rPr>
            <w:i/>
            <w:sz w:val="20"/>
            <w:szCs w:val="20"/>
          </w:rPr>
          <w:t xml:space="preserve">and scenario B (dashed blue); horizontal lines mark symptom onset (70% survival), clinical PD (50%), and</w:t>
        </w:r>
      </w:ins>
      <w:r w:rsidRPr="00913FEF">
        <w:rPr>
          <w:i/>
          <w:sz w:val="20"/>
          <w:szCs w:val="20"/>
        </w:rPr>
        <w:t xml:space="preserve"> the Bernheimer threshold (40%</w:t>
      </w:r>
      <w:del w:id="90341" w:author="Claude (corrected analyses)" w:date="2026-09-23T12:00:00Z">
        <w:r w:rsidRPr="00913FEF">
          <w:rPr>
            <w:i/>
            <w:sz w:val="20"/>
            <w:szCs w:val="20"/>
          </w:rPr>
          <w:delText xml:space="preserve"> survival</w:delText>
        </w:r>
      </w:del>
      <w:r w:rsidRPr="00913FEF">
        <w:rPr>
          <w:i/>
          <w:sz w:val="20"/>
          <w:szCs w:val="20"/>
        </w:rPr>
        <w:t xml:space="preserve">). (C) </w:t>
      </w:r>
      <w:del w:id="90339" w:author="Claude (corrected analyses)" w:date="2026-09-23T12:00:00Z">
        <w:r w:rsidRPr="00913FEF">
          <w:rPr>
            <w:i/>
            <w:sz w:val="20"/>
            <w:szCs w:val="20"/>
          </w:rPr>
          <w:delText xml:space="preserve">Disease phase characterisation with prodromal, diagnostic delay, and clinical PD windows; dashed lines mark 30%, 50%</w:delText>
        </w:r>
      </w:del>
      <w:ins w:id="90340" w:author="Claude (corrected analyses)" w:date="2026-09-23T12:00:00Z">
        <w:r>
          <w:rPr>
            <w:i/>
            <w:sz w:val="20"/>
            <w:szCs w:val="20"/>
          </w:rPr>
          <w:t xml:space="preserve">Benefit in DA neuron survival versus placebo after 18 months of treatment at 10, 30</w:t>
        </w:r>
      </w:ins>
      <w:r w:rsidRPr="00913FEF">
        <w:rPr>
          <w:i/>
          <w:sz w:val="20"/>
          <w:szCs w:val="20"/>
        </w:rPr>
        <w:t xml:space="preserve">, and 60</w:t>
      </w:r>
      <w:del w:id="90337" w:author="Claude (corrected analyses)" w:date="2026-09-23T12:00:00Z">
        <w:r w:rsidRPr="00913FEF">
          <w:rPr>
            <w:i/>
            <w:sz w:val="20"/>
            <w:szCs w:val="20"/>
          </w:rPr>
          <w:delText xml:space="preserve">% DA loss thresholds</w:delText>
        </w:r>
      </w:del>
      <w:ins w:id="90338" w:author="Claude (corrected analyses)" w:date="2026-09-23T12:00:00Z">
        <w:r>
          <w:rPr>
            <w:i/>
            <w:sz w:val="20"/>
            <w:szCs w:val="20"/>
          </w:rPr>
          <w:t xml:space="preserve"> mg, by diagnostic delay after symptom onset (scenario A)</w:t>
        </w:r>
      </w:ins>
      <w:r w:rsidRPr="00913FEF">
        <w:rPr>
          <w:i/>
          <w:sz w:val="20"/>
          <w:szCs w:val="20"/>
        </w:rPr>
        <w:t xml:space="preserve">.</w:t>
      </w:r>
    </w:p>
    <w:p w14:paraId="1D7B60B9" w14:textId="77777777" w:rsidR="000C76B6" w:rsidRDefault="007F2873">
      <w:pPr>
        <w:keepLines/>
        <w:spacing w:after="120" w:line="240" w:lineRule="auto"/>
      </w:pPr>
      <w:r w:rsidRPr="0084720B">
        <w:rPr>
          <w:b/>
          <w:bCs/>
          <w:i/>
        </w:rPr>
        <w:t>Figure 6.</w:t>
      </w:r>
      <w:r>
        <w:rPr>
          <w:i/>
        </w:rPr>
        <w:t xml:space="preserve"> </w:t>
      </w:r>
      <w:r w:rsidRPr="0084720B">
        <w:rPr>
          <w:i/>
          <w:sz w:val="20"/>
          <w:szCs w:val="20"/>
        </w:rPr>
        <w:t xml:space="preserve">Virtual clinical trial composite</w:t>
      </w:r>
      <w:ins w:id="90371" w:author="Claude (corrected analyses)" w:date="2026-09-23T12:00:00Z">
        <w:r>
          <w:rPr>
            <w:i/>
            <w:sz w:val="20"/>
            <w:szCs w:val="20"/>
          </w:rPr>
          <w:t xml:space="preserve"> (n = 250 symptomatic virtual patients, four matched arms, scenario A)</w:t>
        </w:r>
      </w:ins>
      <w:r w:rsidRPr="0084720B">
        <w:rPr>
          <w:i/>
          <w:sz w:val="20"/>
          <w:szCs w:val="20"/>
        </w:rPr>
        <w:t xml:space="preserve">. (A) Violin</w:t>
      </w:r>
      <w:ins w:id="90370" w:author="Claude (corrected analyses)" w:date="2026-09-23T12:00:00Z">
        <w:r>
          <w:rPr>
            <w:i/>
            <w:sz w:val="20"/>
            <w:szCs w:val="20"/>
          </w:rPr>
          <w:t xml:space="preserve"> and box</w:t>
        </w:r>
      </w:ins>
      <w:r w:rsidRPr="0084720B">
        <w:rPr>
          <w:i/>
          <w:sz w:val="20"/>
          <w:szCs w:val="20"/>
        </w:rPr>
        <w:t xml:space="preserve"> plots of DA neuron survival at 18 months</w:t>
      </w:r>
      <w:del w:id="90368" w:author="Claude (corrected analyses)" w:date="2026-09-23T12:00:00Z">
        <w:r w:rsidRPr="0084720B">
          <w:rPr>
            <w:i/>
            <w:sz w:val="20"/>
            <w:szCs w:val="20"/>
          </w:rPr>
          <w:delText xml:space="preserve"> across four arms (N = 244/arm)</w:delText>
        </w:r>
      </w:del>
      <w:ins w:id="90369" w:author="Claude (corrected analyses)" w:date="2026-09-23T12:00:00Z">
        <w:r>
          <w:rPr>
            <w:i/>
            <w:sz w:val="20"/>
            <w:szCs w:val="20"/>
          </w:rPr>
          <w:t xml:space="preserve">; the dotted line marks the 70% enrolment threshold</w:t>
        </w:r>
      </w:ins>
      <w:r w:rsidRPr="0084720B">
        <w:rPr>
          <w:i/>
          <w:sz w:val="20"/>
          <w:szCs w:val="20"/>
        </w:rPr>
        <w:t xml:space="preserve">. (B) Waterfall plot of individual </w:t>
      </w:r>
      <w:del w:id="90366" w:author="Claude (corrected analyses)" w:date="2026-09-23T12:00:00Z">
        <w:r w:rsidRPr="0084720B">
          <w:rPr>
            <w:i/>
            <w:sz w:val="20"/>
            <w:szCs w:val="20"/>
          </w:rPr>
          <w:delText xml:space="preserve">patient responses</w:delText>
        </w:r>
      </w:del>
      <w:ins w:id="90367" w:author="Claude (corrected analyses)" w:date="2026-09-23T12:00:00Z">
        <w:r>
          <w:rPr>
            <w:i/>
            <w:sz w:val="20"/>
            <w:szCs w:val="20"/>
          </w:rPr>
          <w:t xml:space="preserve">benefit</w:t>
        </w:r>
      </w:ins>
      <w:r w:rsidRPr="0084720B">
        <w:rPr>
          <w:i/>
          <w:sz w:val="20"/>
          <w:szCs w:val="20"/>
        </w:rPr>
        <w:t xml:space="preserve"> at 30 mg </w:t>
      </w:r>
      <w:del w:id="90364" w:author="Claude (corrected analyses)" w:date="2026-09-23T12:00:00Z">
        <w:r w:rsidRPr="0084720B">
          <w:rPr>
            <w:i/>
            <w:sz w:val="20"/>
            <w:szCs w:val="20"/>
          </w:rPr>
          <w:delText xml:space="preserve">ranked by DA change versus</w:delText>
        </w:r>
      </w:del>
      <w:ins w:id="90365" w:author="Claude (corrected analyses)" w:date="2026-09-23T12:00:00Z">
        <w:r>
          <w:rPr>
            <w:i/>
            <w:sz w:val="20"/>
            <w:szCs w:val="20"/>
          </w:rPr>
          <w:t xml:space="preserve">relative to each patient’s own</w:t>
        </w:r>
      </w:ins>
      <w:r w:rsidRPr="0084720B">
        <w:rPr>
          <w:i/>
          <w:sz w:val="20"/>
          <w:szCs w:val="20"/>
        </w:rPr>
        <w:t xml:space="preserve"> placebo</w:t>
      </w:r>
      <w:del w:id="90360" w:author="Claude (corrected analyses)" w:date="2026-09-23T12:00:00Z">
        <w:r w:rsidRPr="0084720B">
          <w:rPr>
            <w:i/>
            <w:sz w:val="20"/>
            <w:szCs w:val="20"/>
          </w:rPr>
          <w:delText xml:space="preserve">; </w:delText>
        </w:r>
      </w:del>
      <w:proofErr w:type="spellStart"/>
      <w:del w:id="90361" w:author="Claude (corrected analyses)" w:date="2026-09-23T12:00:00Z">
        <w:r w:rsidRPr="0084720B">
          <w:rPr>
            <w:i/>
            <w:sz w:val="20"/>
            <w:szCs w:val="20"/>
          </w:rPr>
          <w:delText>colours</w:delText>
        </w:r>
      </w:del>
      <w:proofErr w:type="spellEnd"/>
      <w:del w:id="90362" w:author="Claude (corrected analyses)" w:date="2026-09-23T12:00:00Z">
        <w:r w:rsidRPr="0084720B">
          <w:rPr>
            <w:i/>
            <w:sz w:val="20"/>
            <w:szCs w:val="20"/>
          </w:rPr>
          <w:delText xml:space="preserve"> indicate MCID responders (&gt;5%), marginal (0–5%), and no benefit</w:delText>
        </w:r>
      </w:del>
      <w:ins w:id="90363" w:author="Claude (corrected analyses)" w:date="2026-09-23T12:00:00Z">
        <w:r>
          <w:rPr>
            <w:i/>
            <w:sz w:val="20"/>
            <w:szCs w:val="20"/>
          </w:rPr>
          <w:t xml:space="preserve"> simulation; dark bars exceed the 5-percentage-point simulation threshold</w:t>
        </w:r>
      </w:ins>
      <w:r w:rsidRPr="0084720B">
        <w:rPr>
          <w:i/>
          <w:sz w:val="20"/>
          <w:szCs w:val="20"/>
        </w:rPr>
        <w:t xml:space="preserve">. (C) </w:t>
      </w:r>
      <w:del w:id="90358" w:author="Claude (corrected analyses)" w:date="2026-09-23T12:00:00Z">
        <w:r w:rsidRPr="0084720B">
          <w:rPr>
            <w:i/>
            <w:sz w:val="20"/>
            <w:szCs w:val="20"/>
          </w:rPr>
          <w:delText xml:space="preserve">Therapeutic Rescue Fraction heatmap showing the percentage of each</w:delText>
        </w:r>
      </w:del>
      <w:ins w:id="90359" w:author="Claude (corrected analyses)" w:date="2026-09-23T12:00:00Z">
        <w:r>
          <w:rPr>
            <w:i/>
            <w:sz w:val="20"/>
            <w:szCs w:val="20"/>
          </w:rPr>
          <w:t xml:space="preserve">Reduction in cumulative 18-month neuron loss relative to placebo, by</w:t>
        </w:r>
      </w:ins>
      <w:r w:rsidRPr="0084720B">
        <w:rPr>
          <w:i/>
          <w:sz w:val="20"/>
          <w:szCs w:val="20"/>
        </w:rPr>
        <w:t xml:space="preserve"> death pathway </w:t>
      </w:r>
      <w:del w:id="90356" w:author="Claude (corrected analyses)" w:date="2026-09-23T12:00:00Z">
        <w:r w:rsidRPr="0084720B">
          <w:rPr>
            <w:i/>
            <w:sz w:val="20"/>
            <w:szCs w:val="20"/>
          </w:rPr>
          <w:delText xml:space="preserve">rescued by</w:delText>
        </w:r>
      </w:del>
      <w:ins w:id="90357" w:author="Claude (corrected analyses)" w:date="2026-09-23T12:00:00Z">
        <w:r>
          <w:rPr>
            <w:i/>
            <w:sz w:val="20"/>
            <w:szCs w:val="20"/>
          </w:rPr>
          <w:t xml:space="preserve">and</w:t>
        </w:r>
      </w:ins>
      <w:r w:rsidRPr="0084720B">
        <w:rPr>
          <w:i/>
          <w:sz w:val="20"/>
          <w:szCs w:val="20"/>
        </w:rPr>
        <w:t xml:space="preserve"> dose.</w:t>
      </w:r>
    </w:p>
    <w:p w14:paraId="213A688F" w14:textId="77777777" w:rsidR="000C76B6" w:rsidRDefault="007F2873">
      <w:pPr>
        <w:keepLines/>
        <w:spacing w:after="120" w:line="240" w:lineRule="auto"/>
      </w:pPr>
      <w:r w:rsidRPr="00240BE4">
        <w:rPr>
          <w:b/>
          <w:bCs/>
          <w:i/>
        </w:rPr>
        <w:t>Figure 7.</w:t>
      </w:r>
      <w:r>
        <w:rPr>
          <w:i/>
        </w:rPr>
        <w:t xml:space="preserve"> </w:t>
      </w:r>
      <w:r w:rsidRPr="00240BE4">
        <w:rPr>
          <w:i/>
          <w:sz w:val="20"/>
          <w:szCs w:val="20"/>
        </w:rPr>
        <w:t xml:space="preserve">Uncertainty quantification composite. (A) </w:t>
      </w:r>
      <w:del w:id="90381" w:author="Claude (corrected analyses)" w:date="2026-09-23T12:00:00Z">
        <w:r w:rsidRPr="00240BE4">
          <w:rPr>
            <w:i/>
            <w:sz w:val="20"/>
            <w:szCs w:val="20"/>
          </w:rPr>
          <w:delText xml:space="preserve">Parameter uncertainty envelope: histogram of DA_saved across 125 translational parameter combinations; solid red line = nominal, dashed = 95% bounds</w:delText>
        </w:r>
      </w:del>
      <w:ins w:id="90382" w:author="Claude (corrected analyses)" w:date="2026-09-23T12:00:00Z">
        <w:r>
          <w:rPr>
            <w:i/>
            <w:sz w:val="20"/>
            <w:szCs w:val="20"/>
          </w:rPr>
          <w:t xml:space="preserve">DA neuron survival saved at 18 months by 30 mg across the 125-combination sweep of CI_max_human, α_clear_human, and death_scale_human (scenario A dark, scenario B light)</w:t>
        </w:r>
      </w:ins>
      <w:r w:rsidRPr="00240BE4">
        <w:rPr>
          <w:i/>
          <w:sz w:val="20"/>
          <w:szCs w:val="20"/>
        </w:rPr>
        <w:t xml:space="preserve">. (B) Patient-level </w:t>
      </w:r>
      <w:del w:id="90379" w:author="Claude (corrected analyses)" w:date="2026-09-23T12:00:00Z">
        <w:r w:rsidRPr="00240BE4">
          <w:rPr>
            <w:i/>
            <w:sz w:val="20"/>
            <w:szCs w:val="20"/>
          </w:rPr>
          <w:delText xml:space="preserve">treatment effect distributions as box plots</w:delText>
        </w:r>
      </w:del>
      <w:ins w:id="90380" w:author="Claude (corrected analyses)" w:date="2026-09-23T12:00:00Z">
        <w:r>
          <w:rPr>
            <w:i/>
            <w:sz w:val="20"/>
            <w:szCs w:val="20"/>
          </w:rPr>
          <w:t xml:space="preserve">benefit</w:t>
        </w:r>
      </w:ins>
      <w:r w:rsidRPr="00240BE4">
        <w:rPr>
          <w:i/>
          <w:sz w:val="20"/>
          <w:szCs w:val="20"/>
        </w:rPr>
        <w:t xml:space="preserve"> (matched </w:t>
      </w:r>
      <w:del w:id="90377" w:author="Claude (corrected analyses)" w:date="2026-09-23T12:00:00Z">
        <w:r w:rsidRPr="00240BE4">
          <w:rPr>
            <w:i/>
            <w:sz w:val="20"/>
            <w:szCs w:val="20"/>
          </w:rPr>
          <w:delText xml:space="preserve">VPop pairs)</w:delText>
        </w:r>
      </w:del>
      <w:ins w:id="90378" w:author="Claude (corrected analyses)" w:date="2026-09-23T12:00:00Z">
        <w:r>
          <w:rPr>
            <w:i/>
            <w:sz w:val="20"/>
            <w:szCs w:val="20"/>
          </w:rPr>
          <w:t xml:space="preserve">ΔDA) by dose, scenario A</w:t>
        </w:r>
      </w:ins>
      <w:r w:rsidRPr="00240BE4">
        <w:rPr>
          <w:i/>
          <w:sz w:val="20"/>
          <w:szCs w:val="20"/>
        </w:rPr>
        <w:t xml:space="preserve">. (C) </w:t>
      </w:r>
      <w:del w:id="90375" w:author="Claude (corrected analyses)" w:date="2026-09-23T12:00:00Z">
        <w:r w:rsidRPr="00240BE4">
          <w:rPr>
            <w:i/>
            <w:sz w:val="20"/>
            <w:szCs w:val="20"/>
          </w:rPr>
          <w:delText xml:space="preserve">Bootstrap density distributions of unpaired</w:delText>
        </w:r>
      </w:del>
      <w:ins w:id="90376" w:author="Claude (corrected analyses)" w:date="2026-09-23T12:00:00Z">
        <w:r>
          <w:rPr>
            <w:i/>
            <w:sz w:val="20"/>
            <w:szCs w:val="20"/>
          </w:rPr>
          <w:t xml:space="preserve">Unpaired</w:t>
        </w:r>
      </w:ins>
      <w:r w:rsidRPr="00240BE4">
        <w:rPr>
          <w:i/>
          <w:sz w:val="20"/>
          <w:szCs w:val="20"/>
        </w:rPr>
        <w:t xml:space="preserve"> Cohen’s d</w:t>
      </w:r>
      <w:ins w:id="90374" w:author="Claude (corrected analyses)" w:date="2026-09-23T12:00:00Z">
        <w:r>
          <w:rPr>
            <w:i/>
            <w:sz w:val="20"/>
            <w:szCs w:val="20"/>
          </w:rPr>
          <w:t xml:space="preserve"> with 95% bootstrap intervals</w:t>
        </w:r>
      </w:ins>
      <w:r w:rsidRPr="00240BE4">
        <w:rPr>
          <w:i/>
          <w:sz w:val="20"/>
          <w:szCs w:val="20"/>
        </w:rPr>
        <w:t xml:space="preserve"> (B = 10,000) for </w:t>
      </w:r>
      <w:del w:id="90372" w:author="Claude (corrected analyses)" w:date="2026-09-23T12:00:00Z">
        <w:r w:rsidRPr="00240BE4">
          <w:rPr>
            <w:i/>
            <w:sz w:val="20"/>
            <w:szCs w:val="20"/>
          </w:rPr>
          <w:delText xml:space="preserve">three dose levels</w:delText>
        </w:r>
      </w:del>
      <w:ins w:id="90373" w:author="Claude (corrected analyses)" w:date="2026-09-23T12:00:00Z">
        <w:r>
          <w:rPr>
            <w:i/>
            <w:sz w:val="20"/>
            <w:szCs w:val="20"/>
          </w:rPr>
          <w:t xml:space="preserve">DA neuron survival and motor score, by dose and scenario</w:t>
        </w:r>
      </w:ins>
      <w:r w:rsidRPr="00240BE4">
        <w:rPr>
          <w:i/>
          <w:sz w:val="20"/>
          <w:szCs w:val="20"/>
        </w:rPr>
        <w:t xml:space="preserve">.</w:t>
      </w:r>
    </w:p>
    <w:sectPr w:rsidR="000C76B6"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B1F01" w14:textId="77777777" w:rsidR="00E71168" w:rsidRDefault="00E71168" w:rsidP="00D73B9C">
      <w:pPr>
        <w:spacing w:line="240" w:lineRule="auto"/>
      </w:pPr>
      <w:r>
        <w:separator/>
      </w:r>
    </w:p>
  </w:endnote>
  <w:endnote w:type="continuationSeparator" w:id="0">
    <w:p w14:paraId="495D8E0F" w14:textId="77777777" w:rsidR="00E71168" w:rsidRDefault="00E71168" w:rsidP="00D73B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79F11" w14:textId="77777777" w:rsidR="00D73B9C" w:rsidRDefault="00D73B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14CE9" w14:textId="77777777" w:rsidR="00D73B9C" w:rsidRDefault="00D73B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07AF" w14:textId="77777777" w:rsidR="00D73B9C" w:rsidRDefault="00D73B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120C2" w14:textId="77777777" w:rsidR="00E71168" w:rsidRDefault="00E71168" w:rsidP="00D73B9C">
      <w:pPr>
        <w:spacing w:line="240" w:lineRule="auto"/>
      </w:pPr>
      <w:r>
        <w:separator/>
      </w:r>
    </w:p>
  </w:footnote>
  <w:footnote w:type="continuationSeparator" w:id="0">
    <w:p w14:paraId="30986420" w14:textId="77777777" w:rsidR="00E71168" w:rsidRDefault="00E71168" w:rsidP="00D73B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48E6" w14:textId="77777777" w:rsidR="00D73B9C" w:rsidRDefault="00D73B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3B4AD" w14:textId="77777777" w:rsidR="00D73B9C" w:rsidRDefault="00D73B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FE961" w14:textId="77777777" w:rsidR="00D73B9C" w:rsidRDefault="00D73B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6345099">
    <w:abstractNumId w:val="8"/>
  </w:num>
  <w:num w:numId="2" w16cid:durableId="1332752584">
    <w:abstractNumId w:val="6"/>
  </w:num>
  <w:num w:numId="3" w16cid:durableId="595098139">
    <w:abstractNumId w:val="5"/>
  </w:num>
  <w:num w:numId="4" w16cid:durableId="453599478">
    <w:abstractNumId w:val="4"/>
  </w:num>
  <w:num w:numId="5" w16cid:durableId="1084915109">
    <w:abstractNumId w:val="7"/>
  </w:num>
  <w:num w:numId="6" w16cid:durableId="1849169815">
    <w:abstractNumId w:val="3"/>
  </w:num>
  <w:num w:numId="7" w16cid:durableId="1789230209">
    <w:abstractNumId w:val="2"/>
  </w:num>
  <w:num w:numId="8" w16cid:durableId="2074235890">
    <w:abstractNumId w:val="1"/>
  </w:num>
  <w:num w:numId="9" w16cid:durableId="892932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5C"/>
    <w:rsid w:val="00034616"/>
    <w:rsid w:val="000479DB"/>
    <w:rsid w:val="000575A7"/>
    <w:rsid w:val="0006063C"/>
    <w:rsid w:val="00067C47"/>
    <w:rsid w:val="000A5AE1"/>
    <w:rsid w:val="000A5D4F"/>
    <w:rsid w:val="000B6C17"/>
    <w:rsid w:val="000C76B6"/>
    <w:rsid w:val="000D11A3"/>
    <w:rsid w:val="000D11CB"/>
    <w:rsid w:val="000D756C"/>
    <w:rsid w:val="000F4351"/>
    <w:rsid w:val="001025FE"/>
    <w:rsid w:val="0011068E"/>
    <w:rsid w:val="0014746C"/>
    <w:rsid w:val="001501C3"/>
    <w:rsid w:val="0015074B"/>
    <w:rsid w:val="0015098E"/>
    <w:rsid w:val="0016619A"/>
    <w:rsid w:val="00171B86"/>
    <w:rsid w:val="001854E7"/>
    <w:rsid w:val="00190652"/>
    <w:rsid w:val="001B0571"/>
    <w:rsid w:val="001E3C2E"/>
    <w:rsid w:val="001E6747"/>
    <w:rsid w:val="002271A2"/>
    <w:rsid w:val="00233D2E"/>
    <w:rsid w:val="00240BE4"/>
    <w:rsid w:val="00244A66"/>
    <w:rsid w:val="00287AAA"/>
    <w:rsid w:val="0029639D"/>
    <w:rsid w:val="002D6C5E"/>
    <w:rsid w:val="002E1453"/>
    <w:rsid w:val="0030734C"/>
    <w:rsid w:val="00316983"/>
    <w:rsid w:val="0032622F"/>
    <w:rsid w:val="00326F90"/>
    <w:rsid w:val="00330697"/>
    <w:rsid w:val="00341C53"/>
    <w:rsid w:val="00360003"/>
    <w:rsid w:val="00365432"/>
    <w:rsid w:val="00367729"/>
    <w:rsid w:val="003B1080"/>
    <w:rsid w:val="003B7AD3"/>
    <w:rsid w:val="003D08D0"/>
    <w:rsid w:val="003D7BC7"/>
    <w:rsid w:val="003F06CC"/>
    <w:rsid w:val="00401479"/>
    <w:rsid w:val="00404B4F"/>
    <w:rsid w:val="00435123"/>
    <w:rsid w:val="0046722D"/>
    <w:rsid w:val="0048359D"/>
    <w:rsid w:val="004C4861"/>
    <w:rsid w:val="004D5B30"/>
    <w:rsid w:val="004E6C17"/>
    <w:rsid w:val="00520D96"/>
    <w:rsid w:val="00531C14"/>
    <w:rsid w:val="00543345"/>
    <w:rsid w:val="005520B0"/>
    <w:rsid w:val="00585836"/>
    <w:rsid w:val="00594E95"/>
    <w:rsid w:val="005B27B8"/>
    <w:rsid w:val="005D01BE"/>
    <w:rsid w:val="005D3AD5"/>
    <w:rsid w:val="005E4FD4"/>
    <w:rsid w:val="00601F00"/>
    <w:rsid w:val="0061107B"/>
    <w:rsid w:val="00616DAA"/>
    <w:rsid w:val="006552B6"/>
    <w:rsid w:val="0065735D"/>
    <w:rsid w:val="00660FE2"/>
    <w:rsid w:val="00691E74"/>
    <w:rsid w:val="006C1CBE"/>
    <w:rsid w:val="006C6FC6"/>
    <w:rsid w:val="006F4B4F"/>
    <w:rsid w:val="00755F81"/>
    <w:rsid w:val="0079131C"/>
    <w:rsid w:val="00794340"/>
    <w:rsid w:val="007958C7"/>
    <w:rsid w:val="007A487A"/>
    <w:rsid w:val="007B0674"/>
    <w:rsid w:val="007F2873"/>
    <w:rsid w:val="007F5F9F"/>
    <w:rsid w:val="00836F24"/>
    <w:rsid w:val="0084720B"/>
    <w:rsid w:val="0085780D"/>
    <w:rsid w:val="008678FC"/>
    <w:rsid w:val="0087544E"/>
    <w:rsid w:val="008A3B92"/>
    <w:rsid w:val="008B0000"/>
    <w:rsid w:val="008D3109"/>
    <w:rsid w:val="008D6910"/>
    <w:rsid w:val="008F383F"/>
    <w:rsid w:val="0091216D"/>
    <w:rsid w:val="00913FEF"/>
    <w:rsid w:val="00924264"/>
    <w:rsid w:val="009361FA"/>
    <w:rsid w:val="009406A0"/>
    <w:rsid w:val="00960F9D"/>
    <w:rsid w:val="00984E3C"/>
    <w:rsid w:val="00993E7B"/>
    <w:rsid w:val="009A27F9"/>
    <w:rsid w:val="009B721D"/>
    <w:rsid w:val="009D18DB"/>
    <w:rsid w:val="009D2694"/>
    <w:rsid w:val="009D3D7A"/>
    <w:rsid w:val="009F78F0"/>
    <w:rsid w:val="00A775D0"/>
    <w:rsid w:val="00A93461"/>
    <w:rsid w:val="00AA1D8D"/>
    <w:rsid w:val="00AC0777"/>
    <w:rsid w:val="00AC64F3"/>
    <w:rsid w:val="00AD7F21"/>
    <w:rsid w:val="00AE6732"/>
    <w:rsid w:val="00B01FC4"/>
    <w:rsid w:val="00B06D18"/>
    <w:rsid w:val="00B12E7A"/>
    <w:rsid w:val="00B21DF1"/>
    <w:rsid w:val="00B47730"/>
    <w:rsid w:val="00B527E5"/>
    <w:rsid w:val="00B67326"/>
    <w:rsid w:val="00B67E5A"/>
    <w:rsid w:val="00B70796"/>
    <w:rsid w:val="00BA49F3"/>
    <w:rsid w:val="00BE0409"/>
    <w:rsid w:val="00BE4285"/>
    <w:rsid w:val="00C00F4B"/>
    <w:rsid w:val="00C06044"/>
    <w:rsid w:val="00C15029"/>
    <w:rsid w:val="00C42600"/>
    <w:rsid w:val="00C451AA"/>
    <w:rsid w:val="00C4622F"/>
    <w:rsid w:val="00C546F8"/>
    <w:rsid w:val="00C7657F"/>
    <w:rsid w:val="00C82BB3"/>
    <w:rsid w:val="00C87794"/>
    <w:rsid w:val="00C92C22"/>
    <w:rsid w:val="00C9538C"/>
    <w:rsid w:val="00CA3B6C"/>
    <w:rsid w:val="00CB0664"/>
    <w:rsid w:val="00CC292F"/>
    <w:rsid w:val="00CD636D"/>
    <w:rsid w:val="00D00763"/>
    <w:rsid w:val="00D44575"/>
    <w:rsid w:val="00D73B9C"/>
    <w:rsid w:val="00D74485"/>
    <w:rsid w:val="00D80437"/>
    <w:rsid w:val="00DA52AC"/>
    <w:rsid w:val="00DD4AC0"/>
    <w:rsid w:val="00DD4D6E"/>
    <w:rsid w:val="00E069AD"/>
    <w:rsid w:val="00E23966"/>
    <w:rsid w:val="00E66D75"/>
    <w:rsid w:val="00E71168"/>
    <w:rsid w:val="00E8065A"/>
    <w:rsid w:val="00ED447A"/>
    <w:rsid w:val="00EE6FC0"/>
    <w:rsid w:val="00EF2620"/>
    <w:rsid w:val="00F01D09"/>
    <w:rsid w:val="00F06163"/>
    <w:rsid w:val="00F533FF"/>
    <w:rsid w:val="00F721D4"/>
    <w:rsid w:val="00F7247F"/>
    <w:rsid w:val="00F84A43"/>
    <w:rsid w:val="00FB3EE1"/>
    <w:rsid w:val="00FC4CEF"/>
    <w:rsid w:val="00FC693F"/>
    <w:rsid w:val="00FE5283"/>
    <w:rsid w:val="00FF292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118D1"/>
  <w14:defaultImageDpi w14:val="300"/>
  <w15:docId w15:val="{48BC3384-9D7F-4E16-825A-B3341B242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20D96"/>
    <w:rPr>
      <w:color w:val="0000FF" w:themeColor="hyperlink"/>
      <w:u w:val="single"/>
    </w:rPr>
  </w:style>
  <w:style w:type="character" w:styleId="UnresolvedMention">
    <w:name w:val="Unresolved Mention"/>
    <w:basedOn w:val="DefaultParagraphFont"/>
    <w:uiPriority w:val="99"/>
    <w:semiHidden/>
    <w:unhideWhenUsed/>
    <w:rsid w:val="00520D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ocroygit/bevemipretide-pd-qsp"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4266B51-EF24-417F-BE47-7182A9578EC4}">
  <we:reference id="wa200010725" version="1.0.0.1" store="en-US" storeType="OMEX"/>
  <we:alternateReferences>
    <we:reference id="WA200010725" version="1.0.0.1" store="" storeType="OMEX"/>
  </we:alternateReferences>
  <we:properties>
    <we:property name="claude.fileId" value="&quot;5e7eaa3f-4193-4f79-9ef6-4cb1f0a8ae38&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311D9A2-88D1-4755-8926-2B30FB3ECD4B}">
  <we:reference id="wa200010453" version="1.0.0.1" store="en-US" storeType="OMEX"/>
  <we:alternateReferences>
    <we:reference id="wa200010453" version="1.0.0.1" store="" storeType="OMEX"/>
  </we:alternateReferences>
  <we:properties>
    <we:property name="claude.fileId" value="&quot;25652496-3875-4e28-b52f-e66a7b060b7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37</Pages>
  <Words>9649</Words>
  <Characters>55003</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Srinivasan</cp:lastModifiedBy>
  <cp:revision>122</cp:revision>
  <dcterms:created xsi:type="dcterms:W3CDTF">2013-12-23T23:15:00Z</dcterms:created>
  <dcterms:modified xsi:type="dcterms:W3CDTF">2026-09-22T10:23:00Z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4f1aaf2b-cfa5-42bd-b8bd-037871f01045</vt:lpwstr>
  </property>
</Properties>
</file>